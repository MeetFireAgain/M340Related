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4F11A" w14:textId="200F1B64" w:rsidR="00F04E8F" w:rsidRPr="0006263E" w:rsidRDefault="00183F66" w:rsidP="00183F66">
      <w:pPr>
        <w:pStyle w:val="1"/>
        <w:jc w:val="center"/>
        <w:rPr>
          <w:rFonts w:ascii="仿宋" w:eastAsia="仿宋" w:hAnsi="仿宋"/>
        </w:rPr>
      </w:pPr>
      <w:bookmarkStart w:id="0" w:name="_Hlk100341077"/>
      <w:bookmarkEnd w:id="0"/>
      <w:r w:rsidRPr="0006263E">
        <w:rPr>
          <w:rFonts w:ascii="仿宋" w:eastAsia="仿宋" w:hAnsi="仿宋" w:hint="eastAsia"/>
        </w:rPr>
        <w:t>UMAS协议字段分析</w:t>
      </w:r>
    </w:p>
    <w:p w14:paraId="7E9A8B8A" w14:textId="7EBFC528" w:rsidR="00183F66" w:rsidRPr="0006263E" w:rsidRDefault="00183F66" w:rsidP="00183F66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协议基本介绍</w:t>
      </w:r>
    </w:p>
    <w:p w14:paraId="5245DDD6" w14:textId="490C23DC" w:rsidR="00D34B6D" w:rsidRPr="0006263E" w:rsidRDefault="00D34B6D" w:rsidP="00D34B6D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>UMAS (Unified Messaging Application Services) 统一消息传递应用程序服务，它是用于交换应用程序数据的平台独立协议，通信数据使用标准的Modbus协议。Modbus是</w:t>
      </w:r>
      <w:proofErr w:type="spellStart"/>
      <w:r w:rsidRPr="0006263E">
        <w:rPr>
          <w:rFonts w:ascii="仿宋" w:eastAsia="仿宋" w:hAnsi="仿宋"/>
        </w:rPr>
        <w:t>Modicon</w:t>
      </w:r>
      <w:proofErr w:type="spellEnd"/>
      <w:r w:rsidRPr="0006263E">
        <w:rPr>
          <w:rFonts w:ascii="仿宋" w:eastAsia="仿宋" w:hAnsi="仿宋"/>
        </w:rPr>
        <w:t>公司在1979年开发的基于消息结构的协议，最早是为</w:t>
      </w:r>
      <w:proofErr w:type="spellStart"/>
      <w:r w:rsidRPr="0006263E">
        <w:rPr>
          <w:rFonts w:ascii="仿宋" w:eastAsia="仿宋" w:hAnsi="仿宋"/>
        </w:rPr>
        <w:t>Modicon</w:t>
      </w:r>
      <w:proofErr w:type="spellEnd"/>
      <w:r w:rsidRPr="0006263E">
        <w:rPr>
          <w:rFonts w:ascii="仿宋" w:eastAsia="仿宋" w:hAnsi="仿宋"/>
        </w:rPr>
        <w:t>公司的PLC中使用，后为施耐德电气公司所有。Modbus协议是现今使用的最早和应用最广泛的工业控制系统协议之一，主要是用于和现场控制器通信的应用层协议，共有三种工作模式：Modbus/ASCII，Modbus/RTU，和Modbus/TCP。</w:t>
      </w:r>
    </w:p>
    <w:p w14:paraId="1DFB9176" w14:textId="5D5C3B53" w:rsidR="00183F66" w:rsidRPr="0006263E" w:rsidRDefault="00D34B6D" w:rsidP="00D34B6D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>Modbus协议标准是公开的，其众多功能</w:t>
      </w:r>
      <w:proofErr w:type="gramStart"/>
      <w:r w:rsidRPr="0006263E">
        <w:rPr>
          <w:rFonts w:ascii="仿宋" w:eastAsia="仿宋" w:hAnsi="仿宋"/>
        </w:rPr>
        <w:t>码早已</w:t>
      </w:r>
      <w:proofErr w:type="gramEnd"/>
      <w:r w:rsidRPr="0006263E">
        <w:rPr>
          <w:rFonts w:ascii="仿宋" w:eastAsia="仿宋" w:hAnsi="仿宋"/>
        </w:rPr>
        <w:t>广为人知，在此不做赘述。但其标准文档中也提到了一些未公开、且为占用状态的功能码，90功能码（0x5A）即为其中一个，UMAS协议即为90功能码的Modbus。</w:t>
      </w:r>
    </w:p>
    <w:p w14:paraId="634540FF" w14:textId="3B5F245E" w:rsidR="00183F66" w:rsidRPr="0006263E" w:rsidRDefault="000D7C5F" w:rsidP="00183F66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UMAS</w:t>
      </w:r>
      <w:r w:rsidR="00183F66" w:rsidRPr="0006263E">
        <w:rPr>
          <w:rFonts w:ascii="仿宋" w:eastAsia="仿宋" w:hAnsi="仿宋" w:hint="eastAsia"/>
        </w:rPr>
        <w:t>通信字段</w:t>
      </w:r>
      <w:r w:rsidRPr="0006263E">
        <w:rPr>
          <w:rFonts w:ascii="仿宋" w:eastAsia="仿宋" w:hAnsi="仿宋" w:hint="eastAsia"/>
        </w:rPr>
        <w:t>具体</w:t>
      </w:r>
      <w:r w:rsidR="00183F66" w:rsidRPr="0006263E">
        <w:rPr>
          <w:rFonts w:ascii="仿宋" w:eastAsia="仿宋" w:hAnsi="仿宋" w:hint="eastAsia"/>
        </w:rPr>
        <w:t>分析</w:t>
      </w:r>
    </w:p>
    <w:p w14:paraId="328817B5" w14:textId="2E27A91F" w:rsidR="00D34B6D" w:rsidRPr="0006263E" w:rsidRDefault="00D34B6D" w:rsidP="000D7C5F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下面部分是对于具体协议功能码的解释和说明</w:t>
      </w:r>
      <w:r w:rsidR="00911F4C" w:rsidRPr="0006263E">
        <w:rPr>
          <w:rFonts w:ascii="仿宋" w:eastAsia="仿宋" w:hAnsi="仿宋" w:hint="eastAsia"/>
        </w:rPr>
        <w:t>，而所有的报文前面的部分都是一样的：</w:t>
      </w:r>
    </w:p>
    <w:p w14:paraId="428FD7AA" w14:textId="17407E79" w:rsidR="000D7C5F" w:rsidRPr="0006263E" w:rsidRDefault="000D7C5F" w:rsidP="00D34B6D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59CC267C" wp14:editId="1D1DF4BD">
            <wp:extent cx="5274310" cy="337820"/>
            <wp:effectExtent l="0" t="0" r="2540" b="508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9EBBC79-5188-40ED-B570-3AA22BD2C9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9EBBC79-5188-40ED-B570-3AA22BD2C9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F7200" w14:textId="77777777" w:rsidR="000D7C5F" w:rsidRPr="0006263E" w:rsidRDefault="000D7C5F" w:rsidP="00D34B6D">
      <w:pPr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ab/>
      </w:r>
      <w:r w:rsidRPr="0006263E">
        <w:rPr>
          <w:rFonts w:ascii="仿宋" w:eastAsia="仿宋" w:hAnsi="仿宋" w:hint="eastAsia"/>
        </w:rPr>
        <w:t>其中：</w:t>
      </w:r>
    </w:p>
    <w:p w14:paraId="2040AC85" w14:textId="7F4ABA9C" w:rsidR="000D7C5F" w:rsidRPr="0006263E" w:rsidRDefault="000D7C5F" w:rsidP="000D7C5F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transaction</w:t>
      </w:r>
      <w:r w:rsidRPr="0006263E">
        <w:rPr>
          <w:rFonts w:ascii="仿宋" w:eastAsia="仿宋" w:hAnsi="仿宋"/>
        </w:rPr>
        <w:t xml:space="preserve"> </w:t>
      </w:r>
      <w:r w:rsidRPr="0006263E">
        <w:rPr>
          <w:rFonts w:ascii="仿宋" w:eastAsia="仿宋" w:hAnsi="仿宋" w:hint="eastAsia"/>
        </w:rPr>
        <w:t>Identifier：用于会标识每一次query与response报文，以一个随机数开始，随后递增；</w:t>
      </w:r>
    </w:p>
    <w:p w14:paraId="70E5DFD7" w14:textId="205C504A" w:rsidR="000D7C5F" w:rsidRPr="0006263E" w:rsidRDefault="000D7C5F" w:rsidP="000D7C5F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protocol</w:t>
      </w:r>
      <w:r w:rsidRPr="0006263E">
        <w:rPr>
          <w:rFonts w:ascii="仿宋" w:eastAsia="仿宋" w:hAnsi="仿宋"/>
        </w:rPr>
        <w:t xml:space="preserve"> </w:t>
      </w:r>
      <w:r w:rsidRPr="0006263E">
        <w:rPr>
          <w:rFonts w:ascii="仿宋" w:eastAsia="仿宋" w:hAnsi="仿宋" w:hint="eastAsia"/>
        </w:rPr>
        <w:t>Identifier：</w:t>
      </w:r>
      <w:r w:rsidR="003A1FFB" w:rsidRPr="0006263E">
        <w:rPr>
          <w:rFonts w:ascii="仿宋" w:eastAsia="仿宋" w:hAnsi="仿宋" w:hint="eastAsia"/>
        </w:rPr>
        <w:t>0表示</w:t>
      </w:r>
      <w:proofErr w:type="spellStart"/>
      <w:r w:rsidR="003A1FFB" w:rsidRPr="0006263E">
        <w:rPr>
          <w:rFonts w:ascii="仿宋" w:eastAsia="仿宋" w:hAnsi="仿宋" w:hint="eastAsia"/>
        </w:rPr>
        <w:t>modbus</w:t>
      </w:r>
      <w:proofErr w:type="spellEnd"/>
      <w:r w:rsidR="003A1FFB" w:rsidRPr="0006263E">
        <w:rPr>
          <w:rFonts w:ascii="仿宋" w:eastAsia="仿宋" w:hAnsi="仿宋" w:hint="eastAsia"/>
        </w:rPr>
        <w:t>协议；</w:t>
      </w:r>
    </w:p>
    <w:p w14:paraId="7BF9AD6E" w14:textId="69E20EBD" w:rsidR="003A1FFB" w:rsidRPr="0006263E" w:rsidRDefault="003A1FFB" w:rsidP="000D7C5F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length：表示该字段之后的字节数；</w:t>
      </w:r>
    </w:p>
    <w:p w14:paraId="7A6B9BE8" w14:textId="1080E261" w:rsidR="003A1FFB" w:rsidRPr="0006263E" w:rsidRDefault="003A1FFB" w:rsidP="000D7C5F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Unit</w:t>
      </w:r>
      <w:r w:rsidRPr="0006263E">
        <w:rPr>
          <w:rFonts w:ascii="仿宋" w:eastAsia="仿宋" w:hAnsi="仿宋"/>
        </w:rPr>
        <w:t xml:space="preserve"> </w:t>
      </w:r>
      <w:r w:rsidRPr="0006263E">
        <w:rPr>
          <w:rFonts w:ascii="仿宋" w:eastAsia="仿宋" w:hAnsi="仿宋" w:hint="eastAsia"/>
        </w:rPr>
        <w:t>Identifier：串行链路或者是其他总线上连接的远程从站的识别码，在本项目中通常为0。</w:t>
      </w:r>
    </w:p>
    <w:p w14:paraId="3B795F42" w14:textId="0262D2D0" w:rsidR="003A1FFB" w:rsidRPr="0006263E" w:rsidRDefault="003A1FFB" w:rsidP="003A1FFB">
      <w:pPr>
        <w:pStyle w:val="a7"/>
        <w:ind w:left="420" w:firstLineChars="0" w:firstLine="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而以下的主要是针对每一个数据报的data字段进行分析：</w:t>
      </w:r>
    </w:p>
    <w:p w14:paraId="349B195E" w14:textId="7154DDFA" w:rsidR="00D34B6D" w:rsidRPr="0006263E" w:rsidRDefault="00D34B6D" w:rsidP="00D34B6D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通信初始化（0x</w:t>
      </w:r>
      <w:r w:rsidRPr="0006263E">
        <w:rPr>
          <w:rFonts w:ascii="仿宋" w:eastAsia="仿宋" w:hAnsi="仿宋"/>
        </w:rPr>
        <w:t>01</w:t>
      </w:r>
      <w:r w:rsidRPr="0006263E">
        <w:rPr>
          <w:rFonts w:ascii="仿宋" w:eastAsia="仿宋" w:hAnsi="仿宋" w:hint="eastAsia"/>
        </w:rPr>
        <w:t>）</w:t>
      </w:r>
    </w:p>
    <w:p w14:paraId="774183F5" w14:textId="1F30834B" w:rsidR="0025584D" w:rsidRPr="0006263E" w:rsidRDefault="0025584D" w:rsidP="0025584D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b/>
          <w:bCs/>
          <w:sz w:val="24"/>
          <w:szCs w:val="28"/>
        </w:rPr>
        <w:t>Q</w:t>
      </w:r>
      <w:r w:rsidRPr="0006263E">
        <w:rPr>
          <w:rFonts w:ascii="仿宋" w:eastAsia="仿宋" w:hAnsi="仿宋" w:hint="eastAsia"/>
          <w:b/>
          <w:bCs/>
          <w:sz w:val="24"/>
          <w:szCs w:val="28"/>
        </w:rPr>
        <w:t>uery：</w:t>
      </w:r>
    </w:p>
    <w:p w14:paraId="232988FF" w14:textId="10D6B9BF" w:rsidR="00E24520" w:rsidRPr="0006263E" w:rsidRDefault="00E24520" w:rsidP="00E24520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18A0841E" wp14:editId="1D575AE1">
            <wp:extent cx="5274310" cy="860425"/>
            <wp:effectExtent l="19050" t="19050" r="2159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3DE510" w14:textId="48821ABA" w:rsidR="00517564" w:rsidRPr="0006263E" w:rsidRDefault="00517564" w:rsidP="00B02BBF">
      <w:pPr>
        <w:pStyle w:val="a7"/>
        <w:ind w:left="420" w:firstLineChars="0" w:firstLine="0"/>
        <w:jc w:val="center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42483719" wp14:editId="677698A4">
            <wp:extent cx="2628900" cy="361950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7C1AE97-A75A-44FD-9F63-F24D149FD2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7C1AE97-A75A-44FD-9F63-F24D149FD2E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7BABDB2" w14:textId="3CA8A565" w:rsidR="0025584D" w:rsidRPr="0006263E" w:rsidRDefault="0025584D" w:rsidP="0025584D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2CDDF087" w14:textId="1AC49860" w:rsidR="00517564" w:rsidRPr="0006263E" w:rsidRDefault="00E24520" w:rsidP="00B02BBF">
      <w:pPr>
        <w:pStyle w:val="a7"/>
        <w:ind w:firstLineChars="0" w:firstLine="0"/>
        <w:jc w:val="center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6890E8ED" wp14:editId="0BFB373C">
            <wp:extent cx="5274310" cy="1027430"/>
            <wp:effectExtent l="19050" t="19050" r="2159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165792" w14:textId="425E66CE" w:rsidR="00E24520" w:rsidRPr="0006263E" w:rsidRDefault="00E24520" w:rsidP="00517564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其中：</w:t>
      </w:r>
    </w:p>
    <w:p w14:paraId="3A9AD6B6" w14:textId="396CA5A8" w:rsidR="00E24520" w:rsidRPr="0006263E" w:rsidRDefault="00FD337A" w:rsidP="00B02BBF">
      <w:pPr>
        <w:pStyle w:val="a7"/>
        <w:ind w:left="142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1AF8EE4B" wp14:editId="7218B88B">
            <wp:extent cx="5274310" cy="355600"/>
            <wp:effectExtent l="0" t="0" r="2540" b="635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F28AF29-B13E-4BDA-8CEE-A2DF3B21D6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F28AF29-B13E-4BDA-8CEE-A2DF3B21D6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CECC4" w14:textId="7DF22B77" w:rsidR="00D34B6D" w:rsidRPr="0006263E" w:rsidRDefault="00D34B6D" w:rsidP="00D34B6D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请求PLC的</w:t>
      </w:r>
      <w:r w:rsidR="002F71B1" w:rsidRPr="0006263E">
        <w:rPr>
          <w:rFonts w:ascii="仿宋" w:eastAsia="仿宋" w:hAnsi="仿宋" w:hint="eastAsia"/>
        </w:rPr>
        <w:t>型号等</w:t>
      </w:r>
      <w:r w:rsidRPr="0006263E">
        <w:rPr>
          <w:rFonts w:ascii="仿宋" w:eastAsia="仿宋" w:hAnsi="仿宋" w:hint="eastAsia"/>
        </w:rPr>
        <w:t>（0x</w:t>
      </w:r>
      <w:r w:rsidRPr="0006263E">
        <w:rPr>
          <w:rFonts w:ascii="仿宋" w:eastAsia="仿宋" w:hAnsi="仿宋"/>
        </w:rPr>
        <w:t>02</w:t>
      </w:r>
      <w:r w:rsidRPr="0006263E">
        <w:rPr>
          <w:rFonts w:ascii="仿宋" w:eastAsia="仿宋" w:hAnsi="仿宋" w:hint="eastAsia"/>
        </w:rPr>
        <w:t>）</w:t>
      </w:r>
    </w:p>
    <w:p w14:paraId="1C0E2129" w14:textId="2E236154" w:rsidR="007A4890" w:rsidRPr="0006263E" w:rsidRDefault="007A4890" w:rsidP="007A4890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5CCF734A" w14:textId="7B6CFFBE" w:rsidR="007A4890" w:rsidRPr="0006263E" w:rsidRDefault="007A4890" w:rsidP="00FD337A">
      <w:pPr>
        <w:jc w:val="center"/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5D771A8C" wp14:editId="11FB37E8">
            <wp:extent cx="5274310" cy="798195"/>
            <wp:effectExtent l="19050" t="19050" r="21590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A622F3" w14:textId="1F9C0B4B" w:rsidR="007A4890" w:rsidRPr="0006263E" w:rsidRDefault="007A4890" w:rsidP="00D34B6D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406A0C0C" w14:textId="5964CBBC" w:rsidR="00FD337A" w:rsidRPr="0006263E" w:rsidRDefault="00FD337A" w:rsidP="00FD337A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b/>
          <w:bCs/>
          <w:noProof/>
          <w:sz w:val="24"/>
          <w:szCs w:val="28"/>
        </w:rPr>
        <w:drawing>
          <wp:inline distT="0" distB="0" distL="0" distR="0" wp14:anchorId="6C340777" wp14:editId="5AE8184E">
            <wp:extent cx="5274310" cy="1435100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BA03319-33DF-4DC8-B2F4-6D390B973F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BA03319-33DF-4DC8-B2F4-6D390B973F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D938" w14:textId="0793FC57" w:rsidR="002F71B1" w:rsidRDefault="002F71B1" w:rsidP="00FD337A">
      <w:pPr>
        <w:pStyle w:val="a7"/>
        <w:ind w:left="420" w:firstLineChars="0" w:firstLine="0"/>
        <w:rPr>
          <w:rFonts w:ascii="仿宋" w:eastAsia="仿宋" w:hAnsi="仿宋"/>
          <w:b/>
          <w:bCs/>
          <w:color w:val="FF0000"/>
          <w:sz w:val="24"/>
          <w:szCs w:val="28"/>
        </w:rPr>
      </w:pPr>
      <w:bookmarkStart w:id="1" w:name="_Hlk100340708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（但是通过</w:t>
      </w:r>
      <w:proofErr w:type="gramStart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那个博客的</w:t>
      </w:r>
      <w:proofErr w:type="gramEnd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内容可以看到其实对于这个字段内容并不是太了解，但是这里可以清楚看到其实这个res</w:t>
      </w:r>
      <w:r w:rsidR="00052986"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p</w:t>
      </w: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onse中包含了PLC的型号）</w:t>
      </w:r>
    </w:p>
    <w:p w14:paraId="534455AB" w14:textId="59C2CA83" w:rsidR="00B92901" w:rsidRPr="004B1882" w:rsidRDefault="00B92901" w:rsidP="00B92901">
      <w:pPr>
        <w:pStyle w:val="a7"/>
        <w:ind w:left="420" w:firstLineChars="0"/>
        <w:rPr>
          <w:rFonts w:ascii="仿宋" w:eastAsia="仿宋" w:hAnsi="仿宋"/>
          <w:b/>
          <w:bCs/>
          <w:color w:val="00B0F0"/>
          <w:sz w:val="24"/>
          <w:szCs w:val="28"/>
        </w:rPr>
      </w:pPr>
      <w:r w:rsidRPr="004B1882">
        <w:rPr>
          <w:rFonts w:ascii="仿宋" w:eastAsia="仿宋" w:hAnsi="仿宋" w:hint="eastAsia"/>
          <w:b/>
          <w:bCs/>
          <w:color w:val="00B0F0"/>
          <w:sz w:val="24"/>
          <w:szCs w:val="28"/>
        </w:rPr>
        <w:t>但是</w:t>
      </w:r>
      <w:proofErr w:type="gramStart"/>
      <w:r w:rsidRPr="004B1882">
        <w:rPr>
          <w:rFonts w:ascii="仿宋" w:eastAsia="仿宋" w:hAnsi="仿宋" w:hint="eastAsia"/>
          <w:b/>
          <w:bCs/>
          <w:color w:val="00B0F0"/>
          <w:sz w:val="24"/>
          <w:szCs w:val="28"/>
        </w:rPr>
        <w:t>后面我</w:t>
      </w:r>
      <w:proofErr w:type="gramEnd"/>
      <w:r w:rsidRPr="004B1882">
        <w:rPr>
          <w:rFonts w:ascii="仿宋" w:eastAsia="仿宋" w:hAnsi="仿宋" w:hint="eastAsia"/>
          <w:b/>
          <w:bCs/>
          <w:color w:val="00B0F0"/>
          <w:sz w:val="24"/>
          <w:szCs w:val="28"/>
        </w:rPr>
        <w:t>在</w:t>
      </w:r>
      <w:proofErr w:type="spellStart"/>
      <w:r w:rsidRPr="004B1882">
        <w:rPr>
          <w:rFonts w:ascii="仿宋" w:eastAsia="仿宋" w:hAnsi="仿宋" w:hint="eastAsia"/>
          <w:b/>
          <w:bCs/>
          <w:color w:val="00B0F0"/>
          <w:sz w:val="24"/>
          <w:szCs w:val="28"/>
        </w:rPr>
        <w:t>Plc</w:t>
      </w:r>
      <w:r w:rsidRPr="004B1882">
        <w:rPr>
          <w:rFonts w:ascii="仿宋" w:eastAsia="仿宋" w:hAnsi="仿宋"/>
          <w:b/>
          <w:bCs/>
          <w:color w:val="00B0F0"/>
          <w:sz w:val="24"/>
          <w:szCs w:val="28"/>
        </w:rPr>
        <w:t>InfoUMAS</w:t>
      </w:r>
      <w:r w:rsidRPr="004B1882">
        <w:rPr>
          <w:rFonts w:ascii="仿宋" w:eastAsia="仿宋" w:hAnsi="仿宋" w:hint="eastAsia"/>
          <w:b/>
          <w:bCs/>
          <w:color w:val="00B0F0"/>
          <w:sz w:val="24"/>
          <w:szCs w:val="28"/>
        </w:rPr>
        <w:t>.</w:t>
      </w:r>
      <w:r w:rsidRPr="004B1882">
        <w:rPr>
          <w:rFonts w:ascii="仿宋" w:eastAsia="仿宋" w:hAnsi="仿宋"/>
          <w:b/>
          <w:bCs/>
          <w:color w:val="00B0F0"/>
          <w:sz w:val="24"/>
          <w:szCs w:val="28"/>
        </w:rPr>
        <w:t>class</w:t>
      </w:r>
      <w:proofErr w:type="spellEnd"/>
      <w:r w:rsidRPr="004B1882">
        <w:rPr>
          <w:rFonts w:ascii="仿宋" w:eastAsia="仿宋" w:hAnsi="仿宋" w:hint="eastAsia"/>
          <w:b/>
          <w:bCs/>
          <w:color w:val="00B0F0"/>
          <w:sz w:val="24"/>
          <w:szCs w:val="28"/>
        </w:rPr>
        <w:t>协议中似乎发现</w:t>
      </w:r>
      <w:proofErr w:type="gramStart"/>
      <w:r w:rsidRPr="004B1882">
        <w:rPr>
          <w:rFonts w:ascii="仿宋" w:eastAsia="仿宋" w:hAnsi="仿宋" w:hint="eastAsia"/>
          <w:b/>
          <w:bCs/>
          <w:color w:val="00B0F0"/>
          <w:sz w:val="24"/>
          <w:szCs w:val="28"/>
        </w:rPr>
        <w:t>了博客的</w:t>
      </w:r>
      <w:proofErr w:type="gramEnd"/>
      <w:r w:rsidRPr="004B1882">
        <w:rPr>
          <w:rFonts w:ascii="仿宋" w:eastAsia="仿宋" w:hAnsi="仿宋" w:hint="eastAsia"/>
          <w:b/>
          <w:bCs/>
          <w:color w:val="00B0F0"/>
          <w:sz w:val="24"/>
          <w:szCs w:val="28"/>
        </w:rPr>
        <w:t>分析来源，而这里也许就是0</w:t>
      </w:r>
      <w:r w:rsidRPr="004B1882">
        <w:rPr>
          <w:rFonts w:ascii="仿宋" w:eastAsia="仿宋" w:hAnsi="仿宋"/>
          <w:b/>
          <w:bCs/>
          <w:color w:val="00B0F0"/>
          <w:sz w:val="24"/>
          <w:szCs w:val="28"/>
        </w:rPr>
        <w:t>x02</w:t>
      </w:r>
      <w:r w:rsidRPr="004B1882">
        <w:rPr>
          <w:rFonts w:ascii="仿宋" w:eastAsia="仿宋" w:hAnsi="仿宋" w:hint="eastAsia"/>
          <w:b/>
          <w:bCs/>
          <w:color w:val="00B0F0"/>
          <w:sz w:val="24"/>
          <w:szCs w:val="28"/>
        </w:rPr>
        <w:t>功能码的项目内容。</w:t>
      </w:r>
    </w:p>
    <w:p w14:paraId="2CC609A5" w14:textId="5BCBE080" w:rsidR="00B92901" w:rsidRPr="0006263E" w:rsidRDefault="00B92901" w:rsidP="00FD337A">
      <w:pPr>
        <w:pStyle w:val="a7"/>
        <w:ind w:left="420" w:firstLineChars="0" w:firstLine="0"/>
        <w:rPr>
          <w:rFonts w:ascii="仿宋" w:eastAsia="仿宋" w:hAnsi="仿宋"/>
          <w:b/>
          <w:bCs/>
          <w:color w:val="FF0000"/>
          <w:sz w:val="24"/>
          <w:szCs w:val="28"/>
        </w:rPr>
      </w:pPr>
      <w:r w:rsidRPr="00B92901">
        <w:rPr>
          <w:rFonts w:ascii="仿宋" w:eastAsia="仿宋" w:hAnsi="仿宋"/>
          <w:b/>
          <w:bCs/>
          <w:noProof/>
          <w:color w:val="FF0000"/>
          <w:sz w:val="24"/>
          <w:szCs w:val="28"/>
        </w:rPr>
        <w:lastRenderedPageBreak/>
        <w:drawing>
          <wp:inline distT="0" distB="0" distL="0" distR="0" wp14:anchorId="3770657E" wp14:editId="6DF26830">
            <wp:extent cx="4305901" cy="289600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12A88963" w14:textId="0DA44783" w:rsidR="00544693" w:rsidRPr="0006263E" w:rsidRDefault="00544693" w:rsidP="00D34B6D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获取工程信息（0x</w:t>
      </w:r>
      <w:r w:rsidRPr="0006263E">
        <w:rPr>
          <w:rFonts w:ascii="仿宋" w:eastAsia="仿宋" w:hAnsi="仿宋"/>
        </w:rPr>
        <w:t>03</w:t>
      </w:r>
      <w:r w:rsidRPr="0006263E">
        <w:rPr>
          <w:rFonts w:ascii="仿宋" w:eastAsia="仿宋" w:hAnsi="仿宋" w:hint="eastAsia"/>
        </w:rPr>
        <w:t>）</w:t>
      </w:r>
    </w:p>
    <w:p w14:paraId="54460A70" w14:textId="77777777" w:rsidR="00544693" w:rsidRPr="0006263E" w:rsidRDefault="00544693" w:rsidP="00544693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1E0B4341" w14:textId="49A1AACD" w:rsidR="00544693" w:rsidRPr="0006263E" w:rsidRDefault="00544693" w:rsidP="00544693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5A225895" wp14:editId="321D07DC">
            <wp:extent cx="5274310" cy="7594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E2EA" w14:textId="77777777" w:rsidR="00544693" w:rsidRPr="0006263E" w:rsidRDefault="00544693" w:rsidP="00544693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7258309F" w14:textId="4ECB75BB" w:rsidR="00544693" w:rsidRPr="0006263E" w:rsidRDefault="00544693" w:rsidP="00544693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6E706FD5" wp14:editId="2E954F71">
            <wp:extent cx="5274310" cy="1308735"/>
            <wp:effectExtent l="19050" t="19050" r="21590" b="247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2AB123" w14:textId="43D9BDCD" w:rsidR="00544693" w:rsidRPr="0006263E" w:rsidRDefault="00992944" w:rsidP="00544693">
      <w:pPr>
        <w:rPr>
          <w:rFonts w:ascii="仿宋" w:eastAsia="仿宋" w:hAnsi="仿宋"/>
          <w:b/>
          <w:bCs/>
          <w:color w:val="FF0000"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（</w:t>
      </w:r>
      <w:proofErr w:type="gramStart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博客中</w:t>
      </w:r>
      <w:proofErr w:type="gramEnd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的解释不太清楚）</w:t>
      </w:r>
    </w:p>
    <w:p w14:paraId="13533805" w14:textId="0452B5C0" w:rsidR="00992944" w:rsidRPr="0006263E" w:rsidRDefault="00992944" w:rsidP="0078531E">
      <w:pPr>
        <w:ind w:firstLine="360"/>
        <w:rPr>
          <w:rFonts w:ascii="仿宋" w:eastAsia="仿宋" w:hAnsi="仿宋"/>
          <w:b/>
          <w:bCs/>
          <w:i/>
          <w:iCs/>
          <w:color w:val="00B050"/>
          <w:sz w:val="24"/>
          <w:szCs w:val="28"/>
          <w:u w:val="single"/>
        </w:rPr>
      </w:pPr>
      <w:r w:rsidRPr="0006263E">
        <w:rPr>
          <w:rFonts w:ascii="仿宋" w:eastAsia="仿宋" w:hAnsi="仿宋" w:hint="eastAsia"/>
          <w:b/>
          <w:bCs/>
          <w:i/>
          <w:iCs/>
          <w:color w:val="00B050"/>
          <w:sz w:val="24"/>
          <w:szCs w:val="28"/>
          <w:u w:val="single"/>
        </w:rPr>
        <w:t>但是在发完0x</w:t>
      </w:r>
      <w:r w:rsidRPr="0006263E">
        <w:rPr>
          <w:rFonts w:ascii="仿宋" w:eastAsia="仿宋" w:hAnsi="仿宋"/>
          <w:b/>
          <w:bCs/>
          <w:i/>
          <w:iCs/>
          <w:color w:val="00B050"/>
          <w:sz w:val="24"/>
          <w:szCs w:val="28"/>
          <w:u w:val="single"/>
        </w:rPr>
        <w:t>03</w:t>
      </w:r>
      <w:r w:rsidR="0078531E" w:rsidRPr="0006263E">
        <w:rPr>
          <w:rFonts w:ascii="仿宋" w:eastAsia="仿宋" w:hAnsi="仿宋"/>
          <w:b/>
          <w:bCs/>
          <w:i/>
          <w:iCs/>
          <w:color w:val="00B050"/>
          <w:sz w:val="24"/>
          <w:szCs w:val="28"/>
          <w:u w:val="single"/>
        </w:rPr>
        <w:t>00</w:t>
      </w:r>
      <w:r w:rsidRPr="0006263E">
        <w:rPr>
          <w:rFonts w:ascii="仿宋" w:eastAsia="仿宋" w:hAnsi="仿宋" w:hint="eastAsia"/>
          <w:b/>
          <w:bCs/>
          <w:i/>
          <w:iCs/>
          <w:color w:val="00B050"/>
          <w:sz w:val="24"/>
          <w:szCs w:val="28"/>
          <w:u w:val="single"/>
        </w:rPr>
        <w:t>的报文之后会紧接着发新的报文</w:t>
      </w:r>
      <w:r w:rsidR="0078531E" w:rsidRPr="0006263E">
        <w:rPr>
          <w:rFonts w:ascii="仿宋" w:eastAsia="仿宋" w:hAnsi="仿宋" w:hint="eastAsia"/>
          <w:b/>
          <w:bCs/>
          <w:i/>
          <w:iCs/>
          <w:color w:val="00B050"/>
          <w:sz w:val="24"/>
          <w:szCs w:val="28"/>
          <w:u w:val="single"/>
        </w:rPr>
        <w:t>0x</w:t>
      </w:r>
      <w:r w:rsidR="0078531E" w:rsidRPr="0006263E">
        <w:rPr>
          <w:rFonts w:ascii="仿宋" w:eastAsia="仿宋" w:hAnsi="仿宋"/>
          <w:b/>
          <w:bCs/>
          <w:i/>
          <w:iCs/>
          <w:color w:val="00B050"/>
          <w:sz w:val="24"/>
          <w:szCs w:val="28"/>
          <w:u w:val="single"/>
        </w:rPr>
        <w:t>0304</w:t>
      </w:r>
      <w:r w:rsidRPr="0006263E">
        <w:rPr>
          <w:rFonts w:ascii="仿宋" w:eastAsia="仿宋" w:hAnsi="仿宋" w:hint="eastAsia"/>
          <w:b/>
          <w:bCs/>
          <w:i/>
          <w:iCs/>
          <w:color w:val="00B050"/>
          <w:sz w:val="24"/>
          <w:szCs w:val="28"/>
          <w:u w:val="single"/>
        </w:rPr>
        <w:t>，用于了解整个工程在PLC的</w:t>
      </w:r>
      <w:r w:rsidR="0078531E" w:rsidRPr="0006263E">
        <w:rPr>
          <w:rFonts w:ascii="仿宋" w:eastAsia="仿宋" w:hAnsi="仿宋" w:hint="eastAsia"/>
          <w:b/>
          <w:bCs/>
          <w:i/>
          <w:iCs/>
          <w:color w:val="00B050"/>
          <w:sz w:val="24"/>
          <w:szCs w:val="28"/>
          <w:u w:val="single"/>
        </w:rPr>
        <w:t>存储位置。</w:t>
      </w:r>
    </w:p>
    <w:p w14:paraId="665513E6" w14:textId="77777777" w:rsidR="0078531E" w:rsidRPr="0006263E" w:rsidRDefault="0078531E" w:rsidP="0078531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68E954DD" w14:textId="56160D9C" w:rsidR="0078531E" w:rsidRPr="0006263E" w:rsidRDefault="0078531E" w:rsidP="00C03A57">
      <w:pPr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2714F683" wp14:editId="5509B9C2">
            <wp:extent cx="5274310" cy="746125"/>
            <wp:effectExtent l="19050" t="19050" r="2159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726328" w14:textId="1F4E0F24" w:rsidR="0078531E" w:rsidRPr="0006263E" w:rsidRDefault="0078531E" w:rsidP="0078531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Response:</w:t>
      </w:r>
    </w:p>
    <w:p w14:paraId="05F4E6FC" w14:textId="17447F9B" w:rsidR="0078531E" w:rsidRPr="0006263E" w:rsidRDefault="0078531E" w:rsidP="00C03A57">
      <w:pPr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04DD2CCA" wp14:editId="2EF54D30">
            <wp:extent cx="5274310" cy="1637665"/>
            <wp:effectExtent l="19050" t="19050" r="21590" b="196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00EC3" w14:textId="6BED637C" w:rsidR="00776673" w:rsidRPr="0006263E" w:rsidRDefault="00776673" w:rsidP="00776673">
      <w:pPr>
        <w:rPr>
          <w:rFonts w:ascii="仿宋" w:eastAsia="仿宋" w:hAnsi="仿宋"/>
          <w:b/>
          <w:bCs/>
          <w:color w:val="FF0000"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（</w:t>
      </w:r>
      <w:proofErr w:type="gramStart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博客中</w:t>
      </w:r>
      <w:proofErr w:type="gramEnd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的解释不太清楚，对于所有的红色的地方都是需要有时间重新并且好好的看看的）</w:t>
      </w:r>
    </w:p>
    <w:p w14:paraId="0D0E8B47" w14:textId="5941AB40" w:rsidR="00C03A57" w:rsidRPr="0006263E" w:rsidRDefault="00C03A57" w:rsidP="00776673">
      <w:pPr>
        <w:rPr>
          <w:rFonts w:ascii="仿宋" w:eastAsia="仿宋" w:hAnsi="仿宋"/>
          <w:b/>
          <w:bCs/>
          <w:color w:val="FF0000"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同时还有这样的一个报文：</w:t>
      </w:r>
    </w:p>
    <w:p w14:paraId="47538A2B" w14:textId="6DF5B455" w:rsidR="00C03A57" w:rsidRDefault="00C03A57" w:rsidP="00776673">
      <w:pPr>
        <w:rPr>
          <w:rFonts w:ascii="仿宋" w:eastAsia="仿宋" w:hAnsi="仿宋"/>
          <w:b/>
          <w:bCs/>
          <w:color w:val="FF0000"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66B2DBC9" wp14:editId="273C387E">
            <wp:extent cx="5274310" cy="635635"/>
            <wp:effectExtent l="19050" t="19050" r="21590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411A6" w14:textId="64819D5C" w:rsidR="004B1882" w:rsidRDefault="004B1882" w:rsidP="00776673">
      <w:pPr>
        <w:rPr>
          <w:rFonts w:ascii="仿宋" w:eastAsia="仿宋" w:hAnsi="仿宋"/>
          <w:b/>
          <w:bCs/>
          <w:color w:val="FF0000"/>
          <w:sz w:val="24"/>
          <w:szCs w:val="28"/>
        </w:rPr>
      </w:pPr>
      <w:r>
        <w:rPr>
          <w:rFonts w:ascii="仿宋" w:eastAsia="仿宋" w:hAnsi="仿宋"/>
          <w:b/>
          <w:bCs/>
          <w:color w:val="FF0000"/>
          <w:sz w:val="24"/>
          <w:szCs w:val="28"/>
        </w:rPr>
        <w:tab/>
      </w:r>
      <w:r>
        <w:rPr>
          <w:rFonts w:ascii="仿宋" w:eastAsia="仿宋" w:hAnsi="仿宋" w:hint="eastAsia"/>
          <w:b/>
          <w:bCs/>
          <w:color w:val="FF0000"/>
          <w:sz w:val="24"/>
          <w:szCs w:val="28"/>
        </w:rPr>
        <w:t>同理，在</w:t>
      </w:r>
      <w:proofErr w:type="spellStart"/>
      <w:r>
        <w:rPr>
          <w:rFonts w:ascii="仿宋" w:eastAsia="仿宋" w:hAnsi="仿宋" w:hint="eastAsia"/>
          <w:b/>
          <w:bCs/>
          <w:color w:val="FF0000"/>
          <w:sz w:val="24"/>
          <w:szCs w:val="28"/>
        </w:rPr>
        <w:t>Prog</w:t>
      </w:r>
      <w:r>
        <w:rPr>
          <w:rFonts w:ascii="仿宋" w:eastAsia="仿宋" w:hAnsi="仿宋"/>
          <w:b/>
          <w:bCs/>
          <w:color w:val="FF0000"/>
          <w:sz w:val="24"/>
          <w:szCs w:val="28"/>
        </w:rPr>
        <w:t>InfoUMAS</w:t>
      </w:r>
      <w:r>
        <w:rPr>
          <w:rFonts w:ascii="仿宋" w:eastAsia="仿宋" w:hAnsi="仿宋" w:hint="eastAsia"/>
          <w:b/>
          <w:bCs/>
          <w:color w:val="FF0000"/>
          <w:sz w:val="24"/>
          <w:szCs w:val="28"/>
        </w:rPr>
        <w:t>.</w:t>
      </w:r>
      <w:r>
        <w:rPr>
          <w:rFonts w:ascii="仿宋" w:eastAsia="仿宋" w:hAnsi="仿宋"/>
          <w:b/>
          <w:bCs/>
          <w:color w:val="FF0000"/>
          <w:sz w:val="24"/>
          <w:szCs w:val="28"/>
        </w:rPr>
        <w:t>class</w:t>
      </w:r>
      <w:proofErr w:type="spellEnd"/>
      <w:r>
        <w:rPr>
          <w:rFonts w:ascii="仿宋" w:eastAsia="仿宋" w:hAnsi="仿宋" w:hint="eastAsia"/>
          <w:b/>
          <w:bCs/>
          <w:color w:val="FF0000"/>
          <w:sz w:val="24"/>
          <w:szCs w:val="28"/>
        </w:rPr>
        <w:t>中发现了0</w:t>
      </w:r>
      <w:r>
        <w:rPr>
          <w:rFonts w:ascii="仿宋" w:eastAsia="仿宋" w:hAnsi="仿宋"/>
          <w:b/>
          <w:bCs/>
          <w:color w:val="FF0000"/>
          <w:sz w:val="24"/>
          <w:szCs w:val="28"/>
        </w:rPr>
        <w:t>x03</w:t>
      </w:r>
      <w:r>
        <w:rPr>
          <w:rFonts w:ascii="仿宋" w:eastAsia="仿宋" w:hAnsi="仿宋" w:hint="eastAsia"/>
          <w:b/>
          <w:bCs/>
          <w:color w:val="FF0000"/>
          <w:sz w:val="24"/>
          <w:szCs w:val="28"/>
        </w:rPr>
        <w:t>的功能码内容。</w:t>
      </w:r>
    </w:p>
    <w:p w14:paraId="18D77D59" w14:textId="64F64EA0" w:rsidR="004B1882" w:rsidRPr="0006263E" w:rsidRDefault="004B1882" w:rsidP="00776673">
      <w:pPr>
        <w:rPr>
          <w:rFonts w:ascii="仿宋" w:eastAsia="仿宋" w:hAnsi="仿宋"/>
          <w:b/>
          <w:bCs/>
          <w:color w:val="FF0000"/>
          <w:sz w:val="24"/>
          <w:szCs w:val="28"/>
        </w:rPr>
      </w:pPr>
      <w:r w:rsidRPr="004B1882">
        <w:rPr>
          <w:rFonts w:ascii="仿宋" w:eastAsia="仿宋" w:hAnsi="仿宋"/>
          <w:b/>
          <w:bCs/>
          <w:noProof/>
          <w:color w:val="FF0000"/>
          <w:sz w:val="24"/>
          <w:szCs w:val="28"/>
        </w:rPr>
        <w:drawing>
          <wp:inline distT="0" distB="0" distL="0" distR="0" wp14:anchorId="58334037" wp14:editId="413373FE">
            <wp:extent cx="3858163" cy="2495898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0028" w14:textId="32FAE5E8" w:rsidR="00022AF1" w:rsidRPr="0006263E" w:rsidRDefault="00D20FD2" w:rsidP="00D34B6D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心跳包（0x</w:t>
      </w:r>
      <w:r w:rsidRPr="0006263E">
        <w:rPr>
          <w:rFonts w:ascii="仿宋" w:eastAsia="仿宋" w:hAnsi="仿宋"/>
        </w:rPr>
        <w:t>04</w:t>
      </w:r>
      <w:r w:rsidRPr="0006263E">
        <w:rPr>
          <w:rFonts w:ascii="仿宋" w:eastAsia="仿宋" w:hAnsi="仿宋" w:hint="eastAsia"/>
        </w:rPr>
        <w:t>）</w:t>
      </w:r>
    </w:p>
    <w:p w14:paraId="15B9EEE0" w14:textId="3C4CEE67" w:rsidR="00D20FD2" w:rsidRPr="0006263E" w:rsidRDefault="00D20FD2" w:rsidP="00022AF1">
      <w:pPr>
        <w:ind w:firstLine="360"/>
        <w:rPr>
          <w:rFonts w:ascii="仿宋" w:eastAsia="仿宋" w:hAnsi="仿宋"/>
          <w:b/>
          <w:bCs/>
          <w:i/>
          <w:iCs/>
        </w:rPr>
      </w:pPr>
      <w:r w:rsidRPr="0006263E">
        <w:rPr>
          <w:rFonts w:ascii="仿宋" w:eastAsia="仿宋" w:hAnsi="仿宋" w:hint="eastAsia"/>
          <w:b/>
          <w:bCs/>
          <w:i/>
          <w:iCs/>
          <w:highlight w:val="green"/>
        </w:rPr>
        <w:t>这里</w:t>
      </w:r>
      <w:proofErr w:type="gramStart"/>
      <w:r w:rsidRPr="0006263E">
        <w:rPr>
          <w:rFonts w:ascii="仿宋" w:eastAsia="仿宋" w:hAnsi="仿宋" w:hint="eastAsia"/>
          <w:b/>
          <w:bCs/>
          <w:i/>
          <w:iCs/>
          <w:highlight w:val="green"/>
        </w:rPr>
        <w:t>跟博客</w:t>
      </w:r>
      <w:proofErr w:type="gramEnd"/>
      <w:r w:rsidRPr="0006263E">
        <w:rPr>
          <w:rFonts w:ascii="仿宋" w:eastAsia="仿宋" w:hAnsi="仿宋" w:hint="eastAsia"/>
          <w:b/>
          <w:bCs/>
          <w:i/>
          <w:iCs/>
          <w:highlight w:val="green"/>
        </w:rPr>
        <w:t>还是有点出入的，但是不知道为啥心跳包的应答报文会有那么多内容</w:t>
      </w:r>
      <w:r w:rsidR="00022AF1" w:rsidRPr="0006263E">
        <w:rPr>
          <w:rFonts w:ascii="仿宋" w:eastAsia="仿宋" w:hAnsi="仿宋" w:hint="eastAsia"/>
          <w:b/>
          <w:bCs/>
          <w:i/>
          <w:iCs/>
          <w:highlight w:val="green"/>
        </w:rPr>
        <w:t>！！</w:t>
      </w:r>
      <w:r w:rsidR="00B77392" w:rsidRPr="0006263E">
        <w:rPr>
          <w:rFonts w:ascii="仿宋" w:eastAsia="仿宋" w:hAnsi="仿宋" w:hint="eastAsia"/>
          <w:b/>
          <w:bCs/>
          <w:i/>
          <w:iCs/>
          <w:highlight w:val="green"/>
        </w:rPr>
        <w:t>理论上只需要告诉对方自己存在即可。</w:t>
      </w:r>
      <w:r w:rsidR="00A57A09" w:rsidRPr="0006263E">
        <w:rPr>
          <w:rFonts w:ascii="仿宋" w:eastAsia="仿宋" w:hAnsi="仿宋" w:hint="eastAsia"/>
          <w:b/>
          <w:bCs/>
          <w:i/>
          <w:iCs/>
        </w:rPr>
        <w:t xml:space="preserve"> </w:t>
      </w:r>
      <w:r w:rsidR="00A57A09" w:rsidRPr="0006263E">
        <w:rPr>
          <w:rFonts w:ascii="仿宋" w:eastAsia="仿宋" w:hAnsi="仿宋" w:hint="eastAsia"/>
          <w:highlight w:val="cyan"/>
        </w:rPr>
        <w:t>间隔时间：1s左右</w:t>
      </w:r>
    </w:p>
    <w:p w14:paraId="1A17B8EA" w14:textId="77777777" w:rsidR="00D20FD2" w:rsidRPr="0006263E" w:rsidRDefault="00D20FD2" w:rsidP="00D20FD2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1B1DA7A7" w14:textId="43CF515C" w:rsidR="00D20FD2" w:rsidRPr="0006263E" w:rsidRDefault="00D20FD2" w:rsidP="00D20FD2">
      <w:pPr>
        <w:pStyle w:val="a7"/>
        <w:ind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03711A28" wp14:editId="2CA8992F">
            <wp:extent cx="5274310" cy="711200"/>
            <wp:effectExtent l="19050" t="19050" r="2159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B55F73" w14:textId="77777777" w:rsidR="00D20FD2" w:rsidRPr="0006263E" w:rsidRDefault="00D20FD2" w:rsidP="00D20FD2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738F40B9" w14:textId="63580D95" w:rsidR="00D20FD2" w:rsidRPr="0006263E" w:rsidRDefault="00D20FD2" w:rsidP="00D20FD2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17AC49AA" wp14:editId="1210404B">
            <wp:extent cx="5274310" cy="1529715"/>
            <wp:effectExtent l="19050" t="19050" r="2159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0DFBA6" w14:textId="106F1DB4" w:rsidR="00676E8A" w:rsidRPr="0006263E" w:rsidRDefault="00676E8A" w:rsidP="00D20FD2">
      <w:pPr>
        <w:rPr>
          <w:rFonts w:ascii="仿宋" w:eastAsia="仿宋" w:hAnsi="仿宋"/>
          <w:b/>
          <w:bCs/>
          <w:color w:val="FF0000"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但是这一块</w:t>
      </w:r>
      <w:proofErr w:type="gramStart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在博客中</w:t>
      </w:r>
      <w:proofErr w:type="gramEnd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写的内容为read</w:t>
      </w:r>
      <w:r w:rsidRPr="0006263E">
        <w:rPr>
          <w:rFonts w:ascii="仿宋" w:eastAsia="仿宋" w:hAnsi="仿宋"/>
          <w:b/>
          <w:bCs/>
          <w:color w:val="FF0000"/>
          <w:sz w:val="24"/>
          <w:szCs w:val="28"/>
        </w:rPr>
        <w:t xml:space="preserve"> </w:t>
      </w: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PLC</w:t>
      </w:r>
      <w:r w:rsidRPr="0006263E">
        <w:rPr>
          <w:rFonts w:ascii="仿宋" w:eastAsia="仿宋" w:hAnsi="仿宋"/>
          <w:b/>
          <w:bCs/>
          <w:color w:val="FF0000"/>
          <w:sz w:val="24"/>
          <w:szCs w:val="28"/>
        </w:rPr>
        <w:t xml:space="preserve"> </w:t>
      </w: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info</w:t>
      </w:r>
      <w:r w:rsidR="00FF0B61"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！！！</w:t>
      </w:r>
    </w:p>
    <w:p w14:paraId="2BE05088" w14:textId="0DF89D5F" w:rsidR="00F624D4" w:rsidRPr="0006263E" w:rsidRDefault="00F624D4" w:rsidP="00D34B6D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重新协商Session</w:t>
      </w:r>
      <w:r w:rsidRPr="0006263E">
        <w:rPr>
          <w:rFonts w:ascii="仿宋" w:eastAsia="仿宋" w:hAnsi="仿宋"/>
        </w:rPr>
        <w:t xml:space="preserve"> </w:t>
      </w:r>
      <w:r w:rsidRPr="0006263E">
        <w:rPr>
          <w:rFonts w:ascii="仿宋" w:eastAsia="仿宋" w:hAnsi="仿宋" w:hint="eastAsia"/>
        </w:rPr>
        <w:t>ID（0x</w:t>
      </w:r>
      <w:r w:rsidRPr="0006263E">
        <w:rPr>
          <w:rFonts w:ascii="仿宋" w:eastAsia="仿宋" w:hAnsi="仿宋"/>
        </w:rPr>
        <w:t>10</w:t>
      </w:r>
      <w:r w:rsidRPr="0006263E">
        <w:rPr>
          <w:rFonts w:ascii="仿宋" w:eastAsia="仿宋" w:hAnsi="仿宋" w:hint="eastAsia"/>
        </w:rPr>
        <w:t>）</w:t>
      </w:r>
    </w:p>
    <w:p w14:paraId="6DAC161D" w14:textId="77777777" w:rsidR="00F624D4" w:rsidRPr="0006263E" w:rsidRDefault="00F624D4" w:rsidP="00F624D4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bookmarkStart w:id="2" w:name="_Hlk100342774"/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7DD9498C" w14:textId="47E49DCB" w:rsidR="00F624D4" w:rsidRPr="0006263E" w:rsidRDefault="00A31C03" w:rsidP="00F624D4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288647D8" wp14:editId="6069CFAE">
            <wp:extent cx="5274310" cy="1377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13B4" w14:textId="62F108E7" w:rsidR="00F624D4" w:rsidRPr="0006263E" w:rsidRDefault="00F624D4" w:rsidP="00F624D4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53EF7287" w14:textId="72D95E45" w:rsidR="00676E8A" w:rsidRPr="0006263E" w:rsidRDefault="00A23137" w:rsidP="00676E8A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2AB75D94" wp14:editId="1F76374B">
            <wp:extent cx="5274310" cy="1127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877B" w14:textId="60A3D863" w:rsidR="00D07F3D" w:rsidRPr="0006263E" w:rsidRDefault="0048518E" w:rsidP="00D07F3D">
      <w:pPr>
        <w:ind w:firstLine="360"/>
        <w:rPr>
          <w:rFonts w:ascii="仿宋" w:eastAsia="仿宋" w:hAnsi="仿宋"/>
          <w:b/>
          <w:bCs/>
          <w:color w:val="00B050"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返回的结果即为后面的过程中需要用到的新session</w:t>
      </w:r>
      <w:r w:rsidRPr="0006263E">
        <w:rPr>
          <w:rFonts w:ascii="仿宋" w:eastAsia="仿宋" w:hAnsi="仿宋"/>
          <w:b/>
          <w:bCs/>
          <w:sz w:val="24"/>
          <w:szCs w:val="28"/>
        </w:rPr>
        <w:t xml:space="preserve"> </w:t>
      </w:r>
      <w:r w:rsidRPr="0006263E">
        <w:rPr>
          <w:rFonts w:ascii="仿宋" w:eastAsia="仿宋" w:hAnsi="仿宋" w:hint="eastAsia"/>
          <w:b/>
          <w:bCs/>
          <w:sz w:val="24"/>
          <w:szCs w:val="28"/>
        </w:rPr>
        <w:t>ID，这里需要做进一步的处理，</w:t>
      </w:r>
      <w:commentRangeStart w:id="3"/>
      <w:commentRangeStart w:id="4"/>
      <w:r w:rsidRPr="0006263E">
        <w:rPr>
          <w:rFonts w:ascii="仿宋" w:eastAsia="仿宋" w:hAnsi="仿宋" w:hint="eastAsia"/>
          <w:b/>
          <w:bCs/>
          <w:color w:val="00B050"/>
          <w:sz w:val="24"/>
          <w:szCs w:val="28"/>
        </w:rPr>
        <w:t>可以去观察</w:t>
      </w:r>
      <w:r w:rsidR="004B14BF" w:rsidRPr="0006263E">
        <w:rPr>
          <w:rFonts w:ascii="仿宋" w:eastAsia="仿宋" w:hAnsi="仿宋" w:hint="eastAsia"/>
          <w:b/>
          <w:bCs/>
          <w:color w:val="00B050"/>
          <w:sz w:val="24"/>
          <w:szCs w:val="28"/>
        </w:rPr>
        <w:t>一些功能码的处理过程中需不需要制定特定的session</w:t>
      </w:r>
      <w:r w:rsidR="004B14BF" w:rsidRPr="0006263E">
        <w:rPr>
          <w:rFonts w:ascii="仿宋" w:eastAsia="仿宋" w:hAnsi="仿宋"/>
          <w:b/>
          <w:bCs/>
          <w:color w:val="00B050"/>
          <w:sz w:val="24"/>
          <w:szCs w:val="28"/>
        </w:rPr>
        <w:t xml:space="preserve"> </w:t>
      </w:r>
      <w:r w:rsidR="004B14BF" w:rsidRPr="0006263E">
        <w:rPr>
          <w:rFonts w:ascii="仿宋" w:eastAsia="仿宋" w:hAnsi="仿宋" w:hint="eastAsia"/>
          <w:b/>
          <w:bCs/>
          <w:color w:val="00B050"/>
          <w:sz w:val="24"/>
          <w:szCs w:val="28"/>
        </w:rPr>
        <w:t>ID，在通信过程中可以中途篡改session</w:t>
      </w:r>
      <w:r w:rsidR="004B14BF" w:rsidRPr="0006263E">
        <w:rPr>
          <w:rFonts w:ascii="仿宋" w:eastAsia="仿宋" w:hAnsi="仿宋"/>
          <w:b/>
          <w:bCs/>
          <w:color w:val="00B050"/>
          <w:sz w:val="24"/>
          <w:szCs w:val="28"/>
        </w:rPr>
        <w:t xml:space="preserve"> </w:t>
      </w:r>
      <w:r w:rsidR="004B14BF" w:rsidRPr="0006263E">
        <w:rPr>
          <w:rFonts w:ascii="仿宋" w:eastAsia="仿宋" w:hAnsi="仿宋" w:hint="eastAsia"/>
          <w:b/>
          <w:bCs/>
          <w:color w:val="00B050"/>
          <w:sz w:val="24"/>
          <w:szCs w:val="28"/>
        </w:rPr>
        <w:t>ID吗，通过重新建立这个报文的内容</w:t>
      </w:r>
      <w:commentRangeEnd w:id="3"/>
      <w:r w:rsidR="006B1F12" w:rsidRPr="0006263E">
        <w:rPr>
          <w:rStyle w:val="a9"/>
          <w:rFonts w:ascii="仿宋" w:eastAsia="仿宋" w:hAnsi="仿宋"/>
        </w:rPr>
        <w:commentReference w:id="3"/>
      </w:r>
      <w:commentRangeEnd w:id="4"/>
      <w:r w:rsidR="008C6AD3" w:rsidRPr="0006263E">
        <w:rPr>
          <w:rStyle w:val="a9"/>
          <w:rFonts w:ascii="仿宋" w:eastAsia="仿宋" w:hAnsi="仿宋"/>
        </w:rPr>
        <w:commentReference w:id="4"/>
      </w:r>
      <w:r w:rsidR="004B14BF" w:rsidRPr="0006263E">
        <w:rPr>
          <w:rFonts w:ascii="仿宋" w:eastAsia="仿宋" w:hAnsi="仿宋" w:hint="eastAsia"/>
          <w:b/>
          <w:bCs/>
          <w:color w:val="00B050"/>
          <w:sz w:val="24"/>
          <w:szCs w:val="28"/>
        </w:rPr>
        <w:t>？</w:t>
      </w:r>
    </w:p>
    <w:p w14:paraId="08B14016" w14:textId="77777777" w:rsidR="0025582A" w:rsidRPr="0006263E" w:rsidRDefault="0025582A" w:rsidP="00D07F3D">
      <w:pPr>
        <w:ind w:firstLine="360"/>
        <w:rPr>
          <w:rFonts w:ascii="仿宋" w:eastAsia="仿宋" w:hAnsi="仿宋"/>
          <w:b/>
          <w:bCs/>
          <w:color w:val="00B050"/>
          <w:sz w:val="24"/>
          <w:szCs w:val="28"/>
        </w:rPr>
      </w:pPr>
    </w:p>
    <w:p w14:paraId="552B4B33" w14:textId="32B1C009" w:rsidR="00D07F3D" w:rsidRPr="0006263E" w:rsidRDefault="00D07F3D" w:rsidP="0048518E">
      <w:pPr>
        <w:ind w:firstLine="360"/>
        <w:rPr>
          <w:rFonts w:ascii="仿宋" w:eastAsia="仿宋" w:hAnsi="仿宋"/>
          <w:b/>
          <w:bCs/>
          <w:sz w:val="44"/>
          <w:szCs w:val="48"/>
        </w:rPr>
      </w:pPr>
      <w:r w:rsidRPr="0006263E">
        <w:rPr>
          <mc:AlternateContent>
            <mc:Choice Requires="w16se">
              <w:rFonts w:ascii="仿宋" w:eastAsia="仿宋" w:hAnsi="仿宋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44"/>
          <w:szCs w:val="48"/>
        </w:rPr>
        <mc:AlternateContent>
          <mc:Choice Requires="w16se">
            <w16se:symEx w16se:font="Segoe UI Emoji" w16se:char="1F6A8"/>
          </mc:Choice>
          <mc:Fallback>
            <w:t>🚨</w:t>
          </mc:Fallback>
        </mc:AlternateContent>
      </w:r>
      <w:commentRangeStart w:id="5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由于有一些功能码的实现需要协商</w:t>
      </w:r>
      <w:proofErr w:type="spellStart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sessionID</w:t>
      </w:r>
      <w:proofErr w:type="spellEnd"/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，但是如果这个session</w:t>
      </w:r>
      <w:r w:rsidRPr="0006263E">
        <w:rPr>
          <w:rFonts w:ascii="仿宋" w:eastAsia="仿宋" w:hAnsi="仿宋"/>
          <w:b/>
          <w:bCs/>
          <w:color w:val="FF0000"/>
          <w:sz w:val="24"/>
          <w:szCs w:val="28"/>
        </w:rPr>
        <w:t xml:space="preserve"> </w:t>
      </w: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ID是随机的呢，会出现什么问题？</w:t>
      </w:r>
      <w:commentRangeEnd w:id="5"/>
      <w:r w:rsidR="006B1F12" w:rsidRPr="0006263E">
        <w:rPr>
          <w:rStyle w:val="a9"/>
          <w:rFonts w:ascii="仿宋" w:eastAsia="仿宋" w:hAnsi="仿宋"/>
        </w:rPr>
        <w:commentReference w:id="5"/>
      </w:r>
    </w:p>
    <w:bookmarkEnd w:id="2"/>
    <w:p w14:paraId="571EFC93" w14:textId="7FC10B6D" w:rsidR="00D34B6D" w:rsidRPr="0006263E" w:rsidRDefault="00D34B6D" w:rsidP="00D34B6D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启动PLC</w:t>
      </w:r>
      <w:r w:rsidR="00760162" w:rsidRPr="0006263E">
        <w:rPr>
          <w:rFonts w:ascii="仿宋" w:eastAsia="仿宋" w:hAnsi="仿宋" w:hint="eastAsia"/>
        </w:rPr>
        <w:t>（0x</w:t>
      </w:r>
      <w:r w:rsidR="00760162" w:rsidRPr="0006263E">
        <w:rPr>
          <w:rFonts w:ascii="仿宋" w:eastAsia="仿宋" w:hAnsi="仿宋"/>
        </w:rPr>
        <w:t>40</w:t>
      </w:r>
      <w:r w:rsidR="00760162" w:rsidRPr="0006263E">
        <w:rPr>
          <w:rFonts w:ascii="仿宋" w:eastAsia="仿宋" w:hAnsi="仿宋" w:hint="eastAsia"/>
        </w:rPr>
        <w:t>）</w:t>
      </w:r>
    </w:p>
    <w:p w14:paraId="1AA06826" w14:textId="70FE4F7B" w:rsidR="00D34B6D" w:rsidRPr="0006263E" w:rsidRDefault="00544693" w:rsidP="00544693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bookmarkStart w:id="6" w:name="_Hlk100340519"/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673C0E54" w14:textId="4C3D102A" w:rsidR="00544693" w:rsidRPr="0006263E" w:rsidRDefault="00856C7F" w:rsidP="00544693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7BABEBD3" wp14:editId="029293CF">
            <wp:extent cx="5274310" cy="742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4A" w14:textId="53410349" w:rsidR="00856C7F" w:rsidRPr="0006263E" w:rsidRDefault="00856C7F" w:rsidP="00544693">
      <w:pPr>
        <w:pStyle w:val="a7"/>
        <w:ind w:left="420" w:firstLineChars="0" w:firstLine="0"/>
        <w:rPr>
          <w:rFonts w:ascii="仿宋" w:eastAsia="仿宋" w:hAnsi="仿宋"/>
          <w:b/>
          <w:bCs/>
          <w:color w:val="FF0000"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其中最后的ff</w:t>
      </w:r>
      <w:r w:rsidRPr="0006263E">
        <w:rPr>
          <w:rFonts w:ascii="仿宋" w:eastAsia="仿宋" w:hAnsi="仿宋"/>
          <w:b/>
          <w:bCs/>
          <w:color w:val="FF0000"/>
          <w:sz w:val="24"/>
          <w:szCs w:val="28"/>
        </w:rPr>
        <w:t>00</w:t>
      </w:r>
      <w:r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目前没有研究他们存在的目的是啥</w:t>
      </w:r>
      <w:r w:rsidR="00B23217" w:rsidRPr="0006263E">
        <w:rPr>
          <w:rFonts w:ascii="仿宋" w:eastAsia="仿宋" w:hAnsi="仿宋" w:hint="eastAsia"/>
          <w:b/>
          <w:bCs/>
          <w:color w:val="FF0000"/>
          <w:sz w:val="24"/>
          <w:szCs w:val="28"/>
        </w:rPr>
        <w:t>。</w:t>
      </w:r>
    </w:p>
    <w:p w14:paraId="50ABEA0F" w14:textId="117CBF1B" w:rsidR="00544693" w:rsidRPr="0006263E" w:rsidRDefault="00544693" w:rsidP="00544693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lastRenderedPageBreak/>
        <w:t>Response：</w:t>
      </w:r>
    </w:p>
    <w:p w14:paraId="79BC3A8F" w14:textId="32EF7C4E" w:rsidR="00F624D4" w:rsidRPr="0006263E" w:rsidRDefault="00F624D4" w:rsidP="00F624D4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2880998C" wp14:editId="1E7EC10E">
            <wp:extent cx="5274310" cy="972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18C2F1BA" w14:textId="3527636A" w:rsidR="00D34B6D" w:rsidRPr="0006263E" w:rsidRDefault="00D34B6D" w:rsidP="00D34B6D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停止PLC</w:t>
      </w:r>
      <w:r w:rsidR="00760162" w:rsidRPr="0006263E">
        <w:rPr>
          <w:rFonts w:ascii="仿宋" w:eastAsia="仿宋" w:hAnsi="仿宋" w:hint="eastAsia"/>
        </w:rPr>
        <w:t>（0x</w:t>
      </w:r>
      <w:r w:rsidR="00760162" w:rsidRPr="0006263E">
        <w:rPr>
          <w:rFonts w:ascii="仿宋" w:eastAsia="仿宋" w:hAnsi="仿宋"/>
        </w:rPr>
        <w:t>41</w:t>
      </w:r>
      <w:r w:rsidR="00760162" w:rsidRPr="0006263E">
        <w:rPr>
          <w:rFonts w:ascii="仿宋" w:eastAsia="仿宋" w:hAnsi="仿宋" w:hint="eastAsia"/>
        </w:rPr>
        <w:t>）</w:t>
      </w:r>
    </w:p>
    <w:p w14:paraId="4D503D7A" w14:textId="77777777" w:rsidR="0078531E" w:rsidRPr="0006263E" w:rsidRDefault="0078531E" w:rsidP="0078531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bookmarkStart w:id="7" w:name="_Hlk100341741"/>
      <w:bookmarkStart w:id="8" w:name="_Hlk100561359"/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1A534372" w14:textId="645AA0B8" w:rsidR="0078531E" w:rsidRPr="0006263E" w:rsidRDefault="00676E8A" w:rsidP="0078531E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03D49348" wp14:editId="4AB7FDD7">
            <wp:extent cx="5274310" cy="725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22E4" w14:textId="77777777" w:rsidR="0078531E" w:rsidRPr="0006263E" w:rsidRDefault="0078531E" w:rsidP="0078531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bookmarkEnd w:id="7"/>
    <w:p w14:paraId="6E88403A" w14:textId="230A2D29" w:rsidR="00D34B6D" w:rsidRPr="0006263E" w:rsidRDefault="00676E8A" w:rsidP="00D34B6D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51EABDE5" wp14:editId="22D1BA9E">
            <wp:extent cx="5274310" cy="427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B6A6" w14:textId="5560978A" w:rsidR="00B23217" w:rsidRPr="0006263E" w:rsidRDefault="00917F23" w:rsidP="00917F23">
      <w:pPr>
        <w:rPr>
          <w:rFonts w:ascii="仿宋" w:eastAsia="仿宋" w:hAnsi="仿宋"/>
          <w:sz w:val="32"/>
          <w:szCs w:val="36"/>
        </w:rPr>
      </w:pPr>
      <w:r w:rsidRPr="0006263E">
        <w:rPr>
          <mc:AlternateContent>
            <mc:Choice Requires="w16se">
              <w:rFonts w:ascii="仿宋" w:eastAsia="仿宋" w:hAnsi="仿宋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32"/>
          <w:szCs w:val="36"/>
        </w:rPr>
        <mc:AlternateContent>
          <mc:Choice Requires="w16se">
            <w16se:symEx w16se:font="Segoe UI Emoji" w16se:char="1F6A8"/>
          </mc:Choice>
          <mc:Fallback>
            <w:t>🚨</w:t>
          </mc:Fallback>
        </mc:AlternateContent>
      </w:r>
      <w:r w:rsidR="00B23217" w:rsidRPr="0006263E">
        <w:rPr>
          <w:rFonts w:ascii="仿宋" w:eastAsia="仿宋" w:hAnsi="仿宋" w:hint="eastAsia"/>
          <w:color w:val="00B050"/>
        </w:rPr>
        <w:t>与启动PLC的报文类似</w:t>
      </w:r>
      <w:r w:rsidR="007703FA" w:rsidRPr="0006263E">
        <w:rPr>
          <w:rFonts w:ascii="仿宋" w:eastAsia="仿宋" w:hAnsi="仿宋" w:hint="eastAsia"/>
          <w:color w:val="00B050"/>
        </w:rPr>
        <w:t>，但是需要注意，这一个点就是session</w:t>
      </w:r>
      <w:r w:rsidR="007703FA" w:rsidRPr="0006263E">
        <w:rPr>
          <w:rFonts w:ascii="仿宋" w:eastAsia="仿宋" w:hAnsi="仿宋"/>
          <w:color w:val="00B050"/>
        </w:rPr>
        <w:t xml:space="preserve"> </w:t>
      </w:r>
      <w:r w:rsidR="007703FA" w:rsidRPr="0006263E">
        <w:rPr>
          <w:rFonts w:ascii="仿宋" w:eastAsia="仿宋" w:hAnsi="仿宋" w:hint="eastAsia"/>
          <w:color w:val="00B050"/>
        </w:rPr>
        <w:t>ID是会变化的，不是最开始的</w:t>
      </w:r>
      <w:r w:rsidR="007703FA" w:rsidRPr="0006263E">
        <w:rPr>
          <w:rFonts w:ascii="仿宋" w:eastAsia="仿宋" w:hAnsi="仿宋"/>
          <w:color w:val="00B050"/>
        </w:rPr>
        <w:t>0x00</w:t>
      </w:r>
      <w:r w:rsidR="007703FA" w:rsidRPr="0006263E">
        <w:rPr>
          <w:rFonts w:ascii="仿宋" w:eastAsia="仿宋" w:hAnsi="仿宋" w:hint="eastAsia"/>
          <w:color w:val="00B050"/>
        </w:rPr>
        <w:t>，可以将其变化成0x</w:t>
      </w:r>
      <w:r w:rsidR="007703FA" w:rsidRPr="0006263E">
        <w:rPr>
          <w:rFonts w:ascii="仿宋" w:eastAsia="仿宋" w:hAnsi="仿宋"/>
          <w:color w:val="00B050"/>
        </w:rPr>
        <w:t>00</w:t>
      </w:r>
      <w:r w:rsidR="007703FA" w:rsidRPr="0006263E">
        <w:rPr>
          <w:rFonts w:ascii="仿宋" w:eastAsia="仿宋" w:hAnsi="仿宋" w:hint="eastAsia"/>
          <w:color w:val="00B050"/>
        </w:rPr>
        <w:t>看看是否有结果</w:t>
      </w:r>
      <w:r w:rsidR="00A251C4" w:rsidRPr="0006263E">
        <w:rPr>
          <w:rFonts w:ascii="仿宋" w:eastAsia="仿宋" w:hAnsi="仿宋" w:hint="eastAsia"/>
          <w:color w:val="00B050"/>
        </w:rPr>
        <w:t>反映</w:t>
      </w:r>
      <w:r w:rsidR="00B23217" w:rsidRPr="0006263E">
        <w:rPr>
          <w:rFonts w:ascii="仿宋" w:eastAsia="仿宋" w:hAnsi="仿宋" w:hint="eastAsia"/>
          <w:color w:val="00B050"/>
        </w:rPr>
        <w:t>。</w:t>
      </w:r>
    </w:p>
    <w:bookmarkEnd w:id="8"/>
    <w:p w14:paraId="4908ECBB" w14:textId="5E13DEED" w:rsidR="00D34B6D" w:rsidRPr="0006263E" w:rsidRDefault="00760162" w:rsidP="00760162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复述（0x</w:t>
      </w:r>
      <w:r w:rsidRPr="0006263E">
        <w:rPr>
          <w:rFonts w:ascii="仿宋" w:eastAsia="仿宋" w:hAnsi="仿宋"/>
        </w:rPr>
        <w:t>0</w:t>
      </w:r>
      <w:r w:rsidRPr="0006263E">
        <w:rPr>
          <w:rFonts w:ascii="仿宋" w:eastAsia="仿宋" w:hAnsi="仿宋" w:hint="eastAsia"/>
        </w:rPr>
        <w:t>a）</w:t>
      </w:r>
    </w:p>
    <w:p w14:paraId="1A78C6C3" w14:textId="77777777" w:rsidR="0078531E" w:rsidRPr="0006263E" w:rsidRDefault="0078531E" w:rsidP="0078531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266DE7BB" w14:textId="49266A91" w:rsidR="0078531E" w:rsidRPr="0006263E" w:rsidRDefault="00856C7F" w:rsidP="00856C7F">
      <w:pPr>
        <w:pStyle w:val="a7"/>
        <w:ind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65D74653" wp14:editId="57F0C996">
            <wp:extent cx="5274310" cy="10261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C2C" w14:textId="2CD339D4" w:rsidR="00856C7F" w:rsidRPr="0006263E" w:rsidRDefault="00856C7F" w:rsidP="00856C7F">
      <w:pPr>
        <w:pStyle w:val="a7"/>
        <w:ind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3E5E44CB" wp14:editId="099F8231">
            <wp:extent cx="5274310" cy="1232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AFF2" w14:textId="77777777" w:rsidR="0078531E" w:rsidRPr="0006263E" w:rsidRDefault="0078531E" w:rsidP="0078531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3B5C0955" w14:textId="475257DC" w:rsidR="0078531E" w:rsidRPr="0006263E" w:rsidRDefault="00856C7F" w:rsidP="0078531E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3BA11C52" wp14:editId="579C4EE9">
            <wp:extent cx="5274310" cy="13747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6664" w14:textId="6BF99307" w:rsidR="00856C7F" w:rsidRPr="0006263E" w:rsidRDefault="00856C7F" w:rsidP="0078531E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3137320A" wp14:editId="4DF8A874">
            <wp:extent cx="5274310" cy="1232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582C" w14:textId="523B1287" w:rsidR="00856C7F" w:rsidRPr="0006263E" w:rsidRDefault="00856C7F" w:rsidP="0078531E">
      <w:pPr>
        <w:rPr>
          <w:rFonts w:ascii="仿宋" w:eastAsia="仿宋" w:hAnsi="仿宋"/>
          <w:color w:val="FF0000"/>
        </w:rPr>
      </w:pPr>
      <w:r w:rsidRPr="0006263E">
        <w:rPr>
          <w:rFonts w:ascii="仿宋" w:eastAsia="仿宋" w:hAnsi="仿宋" w:hint="eastAsia"/>
          <w:color w:val="FF0000"/>
        </w:rPr>
        <w:t>在正常的通信过程中这两步都是会出现的，而且每一次都是这样的，可以通过</w:t>
      </w:r>
      <w:r w:rsidR="002F1D38" w:rsidRPr="0006263E">
        <w:rPr>
          <w:rFonts w:ascii="仿宋" w:eastAsia="仿宋" w:hAnsi="仿宋" w:hint="eastAsia"/>
          <w:color w:val="FF0000"/>
        </w:rPr>
        <w:t>变换数据包里面的内容尝试看看是否会有不同的内容（通过脚本尝试，然后将结果贴在下面）</w:t>
      </w:r>
    </w:p>
    <w:p w14:paraId="47AC62C6" w14:textId="15BE390E" w:rsidR="00E67296" w:rsidRPr="0006263E" w:rsidRDefault="00BC7C24" w:rsidP="00E67296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从PC中</w:t>
      </w:r>
      <w:r w:rsidR="00E67296" w:rsidRPr="0006263E">
        <w:rPr>
          <w:rFonts w:ascii="仿宋" w:eastAsia="仿宋" w:hAnsi="仿宋" w:hint="eastAsia"/>
        </w:rPr>
        <w:t>下载</w:t>
      </w:r>
      <w:r w:rsidRPr="0006263E">
        <w:rPr>
          <w:rFonts w:ascii="仿宋" w:eastAsia="仿宋" w:hAnsi="仿宋" w:hint="eastAsia"/>
        </w:rPr>
        <w:t>项目（0x</w:t>
      </w:r>
      <w:r w:rsidRPr="0006263E">
        <w:rPr>
          <w:rFonts w:ascii="仿宋" w:eastAsia="仿宋" w:hAnsi="仿宋"/>
        </w:rPr>
        <w:t>30</w:t>
      </w:r>
      <w:r w:rsidR="00E67296" w:rsidRPr="0006263E">
        <w:rPr>
          <w:rFonts w:ascii="仿宋" w:eastAsia="仿宋" w:hAnsi="仿宋" w:hint="eastAsia"/>
        </w:rPr>
        <w:t>、0x</w:t>
      </w:r>
      <w:r w:rsidR="00E67296" w:rsidRPr="0006263E">
        <w:rPr>
          <w:rFonts w:ascii="仿宋" w:eastAsia="仿宋" w:hAnsi="仿宋"/>
        </w:rPr>
        <w:t>31</w:t>
      </w:r>
      <w:r w:rsidR="00E67296" w:rsidRPr="0006263E">
        <w:rPr>
          <w:rFonts w:ascii="仿宋" w:eastAsia="仿宋" w:hAnsi="仿宋" w:hint="eastAsia"/>
        </w:rPr>
        <w:t>、0x</w:t>
      </w:r>
      <w:r w:rsidR="00E67296" w:rsidRPr="0006263E">
        <w:rPr>
          <w:rFonts w:ascii="仿宋" w:eastAsia="仿宋" w:hAnsi="仿宋"/>
        </w:rPr>
        <w:t>32</w:t>
      </w:r>
      <w:r w:rsidRPr="0006263E">
        <w:rPr>
          <w:rFonts w:ascii="仿宋" w:eastAsia="仿宋" w:hAnsi="仿宋" w:hint="eastAsia"/>
        </w:rPr>
        <w:t>）</w:t>
      </w:r>
    </w:p>
    <w:p w14:paraId="3D9F836F" w14:textId="16DC8F12" w:rsidR="00BC235B" w:rsidRPr="0006263E" w:rsidRDefault="00FB22A6" w:rsidP="00FB22A6">
      <w:pPr>
        <w:ind w:firstLine="360"/>
        <w:rPr>
          <w:rFonts w:ascii="仿宋" w:eastAsia="仿宋" w:hAnsi="仿宋"/>
          <w:sz w:val="24"/>
          <w:szCs w:val="24"/>
        </w:rPr>
      </w:pPr>
      <w:r w:rsidRPr="0006263E">
        <w:rPr>
          <mc:AlternateContent>
            <mc:Choice Requires="w16se">
              <w:rFonts w:ascii="仿宋" w:eastAsia="仿宋" w:hAnsi="仿宋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A8"/>
          </mc:Choice>
          <mc:Fallback>
            <w:t>🚨</w:t>
          </mc:Fallback>
        </mc:AlternateContent>
      </w:r>
      <w:r w:rsidR="00BC235B" w:rsidRPr="0006263E">
        <w:rPr>
          <w:rFonts w:ascii="仿宋" w:eastAsia="仿宋" w:hAnsi="仿宋" w:hint="eastAsia"/>
          <w:color w:val="FF0000"/>
          <w:sz w:val="24"/>
          <w:szCs w:val="24"/>
        </w:rPr>
        <w:t>但是需要注意的是这几个</w:t>
      </w:r>
      <w:r w:rsidRPr="0006263E">
        <w:rPr>
          <w:rFonts w:ascii="仿宋" w:eastAsia="仿宋" w:hAnsi="仿宋" w:hint="eastAsia"/>
          <w:color w:val="FF0000"/>
          <w:sz w:val="24"/>
          <w:szCs w:val="24"/>
        </w:rPr>
        <w:t>功能码</w:t>
      </w:r>
      <w:r w:rsidR="00BC235B" w:rsidRPr="0006263E">
        <w:rPr>
          <w:rFonts w:ascii="仿宋" w:eastAsia="仿宋" w:hAnsi="仿宋" w:hint="eastAsia"/>
          <w:color w:val="FF0000"/>
          <w:sz w:val="24"/>
          <w:szCs w:val="24"/>
        </w:rPr>
        <w:t>不可以</w:t>
      </w:r>
      <w:r w:rsidRPr="0006263E">
        <w:rPr>
          <w:rFonts w:ascii="仿宋" w:eastAsia="仿宋" w:hAnsi="仿宋" w:hint="eastAsia"/>
          <w:color w:val="FF0000"/>
          <w:sz w:val="24"/>
          <w:szCs w:val="24"/>
        </w:rPr>
        <w:t>随意使用，否则造成设备问题，因为工程内容不一致。</w:t>
      </w:r>
    </w:p>
    <w:p w14:paraId="1AF06E59" w14:textId="77777777" w:rsidR="00E67296" w:rsidRPr="0006263E" w:rsidRDefault="00E67296" w:rsidP="00C223C8">
      <w:pPr>
        <w:widowControl/>
        <w:ind w:leftChars="400" w:left="840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01a300000008005adf5015000107</w:t>
      </w:r>
    </w:p>
    <w:p w14:paraId="14C61E62" w14:textId="77777777" w:rsidR="00E67296" w:rsidRPr="0006263E" w:rsidRDefault="00E67296" w:rsidP="00C223C8">
      <w:pPr>
        <w:widowControl/>
        <w:ind w:leftChars="400" w:left="840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01a30000000b005adffe07000002000000</w:t>
      </w:r>
    </w:p>
    <w:p w14:paraId="0F88451C" w14:textId="77777777" w:rsidR="00E67296" w:rsidRPr="0006263E" w:rsidRDefault="00E67296" w:rsidP="00C223C8">
      <w:pPr>
        <w:widowControl/>
        <w:ind w:leftChars="400" w:left="840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01a40000000e005adf5015000209010f00020007</w:t>
      </w:r>
    </w:p>
    <w:p w14:paraId="79CFFCCA" w14:textId="77777777" w:rsidR="00E67296" w:rsidRPr="0006263E" w:rsidRDefault="00E67296" w:rsidP="00C223C8">
      <w:pPr>
        <w:widowControl/>
        <w:ind w:leftChars="400" w:left="840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01a400000010005adffe090200e08007000002000000</w:t>
      </w:r>
    </w:p>
    <w:p w14:paraId="3B21C55F" w14:textId="77777777" w:rsidR="00E67296" w:rsidRPr="0006263E" w:rsidRDefault="00E67296" w:rsidP="00C223C8">
      <w:pPr>
        <w:widowControl/>
        <w:ind w:leftChars="400" w:left="840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01a50000000e005adf5015000105010400000001</w:t>
      </w:r>
    </w:p>
    <w:p w14:paraId="199DAE3F" w14:textId="77777777" w:rsidR="00E67296" w:rsidRPr="0006263E" w:rsidRDefault="00E67296" w:rsidP="00C223C8">
      <w:pPr>
        <w:ind w:leftChars="400" w:left="840"/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01a500000004005adffe</w:t>
      </w:r>
    </w:p>
    <w:p w14:paraId="51326D78" w14:textId="77777777" w:rsidR="00E67296" w:rsidRPr="0006263E" w:rsidRDefault="00E67296" w:rsidP="00C223C8">
      <w:pPr>
        <w:ind w:leftChars="400" w:left="840"/>
        <w:rPr>
          <w:rFonts w:ascii="仿宋" w:eastAsia="仿宋" w:hAnsi="仿宋"/>
          <w:sz w:val="24"/>
          <w:szCs w:val="24"/>
        </w:rPr>
      </w:pPr>
      <w:r w:rsidRPr="0006263E">
        <w:rPr>
          <w:rFonts w:ascii="仿宋" w:eastAsia="仿宋" w:hAnsi="仿宋" w:cs="宋体" w:hint="eastAsia"/>
          <w:color w:val="00007F"/>
          <w:kern w:val="0"/>
          <w:sz w:val="24"/>
          <w:szCs w:val="24"/>
          <w:shd w:val="clear" w:color="auto" w:fill="EDEDFB"/>
        </w:rPr>
        <w:t>这一个片段是在从PC</w:t>
      </w:r>
      <w:proofErr w:type="gramStart"/>
      <w:r w:rsidRPr="0006263E">
        <w:rPr>
          <w:rFonts w:ascii="仿宋" w:eastAsia="仿宋" w:hAnsi="仿宋" w:cs="宋体" w:hint="eastAsia"/>
          <w:color w:val="00007F"/>
          <w:kern w:val="0"/>
          <w:sz w:val="24"/>
          <w:szCs w:val="24"/>
          <w:shd w:val="clear" w:color="auto" w:fill="EDEDFB"/>
        </w:rPr>
        <w:t>传内容</w:t>
      </w:r>
      <w:proofErr w:type="gramEnd"/>
      <w:r w:rsidRPr="0006263E">
        <w:rPr>
          <w:rFonts w:ascii="仿宋" w:eastAsia="仿宋" w:hAnsi="仿宋" w:cs="宋体" w:hint="eastAsia"/>
          <w:color w:val="00007F"/>
          <w:kern w:val="0"/>
          <w:sz w:val="24"/>
          <w:szCs w:val="24"/>
          <w:shd w:val="clear" w:color="auto" w:fill="EDEDFB"/>
        </w:rPr>
        <w:t>到PLC时产生的几个模式片段，反复出现，同时应该</w:t>
      </w:r>
      <w:proofErr w:type="gramStart"/>
      <w:r w:rsidRPr="0006263E">
        <w:rPr>
          <w:rFonts w:ascii="仿宋" w:eastAsia="仿宋" w:hAnsi="仿宋" w:cs="宋体" w:hint="eastAsia"/>
          <w:color w:val="00007F"/>
          <w:kern w:val="0"/>
          <w:sz w:val="24"/>
          <w:szCs w:val="24"/>
          <w:shd w:val="clear" w:color="auto" w:fill="EDEDFB"/>
        </w:rPr>
        <w:t>是弹窗提示</w:t>
      </w:r>
      <w:proofErr w:type="gramEnd"/>
      <w:r w:rsidRPr="0006263E">
        <w:rPr>
          <w:rFonts w:ascii="仿宋" w:eastAsia="仿宋" w:hAnsi="仿宋" w:cs="宋体" w:hint="eastAsia"/>
          <w:color w:val="00007F"/>
          <w:kern w:val="0"/>
          <w:sz w:val="24"/>
          <w:szCs w:val="24"/>
          <w:shd w:val="clear" w:color="auto" w:fill="EDEDFB"/>
        </w:rPr>
        <w:t>的内容，测试！！！</w:t>
      </w:r>
    </w:p>
    <w:p w14:paraId="20ACD11E" w14:textId="720790F1" w:rsidR="00E67296" w:rsidRPr="0006263E" w:rsidRDefault="00E67296" w:rsidP="00E67296">
      <w:pPr>
        <w:rPr>
          <w:rFonts w:ascii="仿宋" w:eastAsia="仿宋" w:hAnsi="仿宋"/>
          <w:sz w:val="24"/>
          <w:szCs w:val="24"/>
        </w:rPr>
      </w:pPr>
    </w:p>
    <w:p w14:paraId="27505554" w14:textId="4DF3A30A" w:rsidR="009F4850" w:rsidRPr="0006263E" w:rsidRDefault="00470811" w:rsidP="004E0AAB">
      <w:pPr>
        <w:ind w:firstLine="420"/>
        <w:rPr>
          <w:rFonts w:ascii="仿宋" w:eastAsia="仿宋" w:hAnsi="仿宋"/>
          <w:b/>
          <w:bCs/>
          <w:color w:val="00B050"/>
          <w:sz w:val="24"/>
          <w:szCs w:val="24"/>
        </w:rPr>
      </w:pPr>
      <w:r w:rsidRPr="0006263E">
        <w:rPr>
          <w:rFonts w:ascii="仿宋" w:eastAsia="仿宋" w:hAnsi="仿宋" w:hint="eastAsia"/>
          <w:b/>
          <w:bCs/>
          <w:color w:val="00B050"/>
          <w:sz w:val="24"/>
          <w:szCs w:val="24"/>
        </w:rPr>
        <w:t>?</w:t>
      </w:r>
      <w:r w:rsidRPr="0006263E">
        <w:rPr>
          <w:rFonts w:ascii="仿宋" w:eastAsia="仿宋" w:hAnsi="仿宋"/>
          <w:b/>
          <w:bCs/>
          <w:color w:val="00B050"/>
          <w:sz w:val="24"/>
          <w:szCs w:val="24"/>
        </w:rPr>
        <w:t>??</w:t>
      </w:r>
      <w:r w:rsidR="009F4850" w:rsidRPr="0006263E">
        <w:rPr>
          <w:rFonts w:ascii="仿宋" w:eastAsia="仿宋" w:hAnsi="仿宋" w:hint="eastAsia"/>
          <w:b/>
          <w:bCs/>
          <w:color w:val="00B050"/>
          <w:sz w:val="24"/>
          <w:szCs w:val="24"/>
        </w:rPr>
        <w:t>这里有一个问题就是不知道是否前面具有一些准备过程，可以直接就开始下载或者是上传项目吗</w:t>
      </w:r>
      <w:r w:rsidRPr="0006263E">
        <w:rPr>
          <w:rFonts w:ascii="仿宋" w:eastAsia="仿宋" w:hAnsi="仿宋" w:hint="eastAsia"/>
          <w:b/>
          <w:bCs/>
          <w:color w:val="00B050"/>
          <w:sz w:val="24"/>
          <w:szCs w:val="24"/>
        </w:rPr>
        <w:t>?</w:t>
      </w:r>
      <w:r w:rsidRPr="0006263E">
        <w:rPr>
          <w:rFonts w:ascii="仿宋" w:eastAsia="仿宋" w:hAnsi="仿宋"/>
          <w:b/>
          <w:bCs/>
          <w:color w:val="00B050"/>
          <w:sz w:val="24"/>
          <w:szCs w:val="24"/>
        </w:rPr>
        <w:t>??</w:t>
      </w:r>
    </w:p>
    <w:p w14:paraId="17FEEAEE" w14:textId="1519585B" w:rsidR="009F4850" w:rsidRPr="0006263E" w:rsidRDefault="009F4850" w:rsidP="004E0AAB">
      <w:pPr>
        <w:ind w:firstLine="420"/>
        <w:rPr>
          <w:rFonts w:ascii="仿宋" w:eastAsia="仿宋" w:hAnsi="仿宋"/>
          <w:sz w:val="24"/>
          <w:szCs w:val="24"/>
        </w:rPr>
      </w:pPr>
      <w:r w:rsidRPr="0006263E">
        <w:rPr>
          <w:rFonts w:ascii="仿宋" w:eastAsia="仿宋" w:hAnsi="仿宋" w:hint="eastAsia"/>
          <w:sz w:val="24"/>
          <w:szCs w:val="24"/>
        </w:rPr>
        <w:t>整个传输过程由0x</w:t>
      </w:r>
      <w:r w:rsidRPr="0006263E">
        <w:rPr>
          <w:rFonts w:ascii="仿宋" w:eastAsia="仿宋" w:hAnsi="仿宋"/>
          <w:sz w:val="24"/>
          <w:szCs w:val="24"/>
        </w:rPr>
        <w:t>30</w:t>
      </w:r>
      <w:r w:rsidRPr="0006263E">
        <w:rPr>
          <w:rFonts w:ascii="仿宋" w:eastAsia="仿宋" w:hAnsi="仿宋" w:hint="eastAsia"/>
          <w:sz w:val="24"/>
          <w:szCs w:val="24"/>
        </w:rPr>
        <w:t>开始</w:t>
      </w:r>
      <w:r w:rsidR="001A50A5" w:rsidRPr="0006263E">
        <w:rPr>
          <w:rFonts w:ascii="仿宋" w:eastAsia="仿宋" w:hAnsi="仿宋" w:hint="eastAsia"/>
          <w:sz w:val="24"/>
          <w:szCs w:val="24"/>
        </w:rPr>
        <w:t>;</w:t>
      </w:r>
    </w:p>
    <w:p w14:paraId="6547DDC7" w14:textId="5049298E" w:rsidR="009F4850" w:rsidRPr="0006263E" w:rsidRDefault="009F4850" w:rsidP="00A635BA">
      <w:pPr>
        <w:ind w:firstLine="420"/>
        <w:rPr>
          <w:rFonts w:ascii="仿宋" w:eastAsia="仿宋" w:hAnsi="仿宋"/>
          <w:sz w:val="24"/>
          <w:szCs w:val="24"/>
        </w:rPr>
      </w:pPr>
      <w:r w:rsidRPr="0006263E">
        <w:rPr>
          <w:rFonts w:ascii="仿宋" w:eastAsia="仿宋" w:hAnsi="仿宋" w:hint="eastAsia"/>
          <w:sz w:val="24"/>
          <w:szCs w:val="24"/>
        </w:rPr>
        <w:t>接着是0x</w:t>
      </w:r>
      <w:r w:rsidRPr="0006263E">
        <w:rPr>
          <w:rFonts w:ascii="仿宋" w:eastAsia="仿宋" w:hAnsi="仿宋"/>
          <w:sz w:val="24"/>
          <w:szCs w:val="24"/>
        </w:rPr>
        <w:t>31</w:t>
      </w:r>
      <w:r w:rsidRPr="0006263E">
        <w:rPr>
          <w:rFonts w:ascii="仿宋" w:eastAsia="仿宋" w:hAnsi="仿宋" w:hint="eastAsia"/>
          <w:sz w:val="24"/>
          <w:szCs w:val="24"/>
        </w:rPr>
        <w:t>传输每一个block的内容</w:t>
      </w:r>
      <w:r w:rsidR="001A50A5" w:rsidRPr="0006263E">
        <w:rPr>
          <w:rFonts w:ascii="仿宋" w:eastAsia="仿宋" w:hAnsi="仿宋"/>
          <w:sz w:val="24"/>
          <w:szCs w:val="24"/>
        </w:rPr>
        <w:t>,</w:t>
      </w:r>
      <w:r w:rsidRPr="0006263E">
        <w:rPr>
          <w:rFonts w:ascii="仿宋" w:eastAsia="仿宋" w:hAnsi="仿宋" w:hint="eastAsia"/>
          <w:sz w:val="24"/>
          <w:szCs w:val="24"/>
        </w:rPr>
        <w:t>每一个报文的开始都是</w:t>
      </w:r>
      <w:r w:rsidR="001A50A5" w:rsidRPr="0006263E">
        <w:rPr>
          <w:rFonts w:ascii="仿宋" w:eastAsia="仿宋" w:hAnsi="仿宋" w:hint="eastAsia"/>
          <w:sz w:val="24"/>
          <w:szCs w:val="24"/>
        </w:rPr>
        <w:t>一样</w:t>
      </w:r>
      <w:r w:rsidRPr="0006263E">
        <w:rPr>
          <w:rFonts w:ascii="仿宋" w:eastAsia="仿宋" w:hAnsi="仿宋" w:hint="eastAsia"/>
          <w:sz w:val="24"/>
          <w:szCs w:val="24"/>
        </w:rPr>
        <w:t>的，只是</w:t>
      </w:r>
      <w:r w:rsidR="00567DD5" w:rsidRPr="0006263E">
        <w:rPr>
          <w:rFonts w:ascii="仿宋" w:eastAsia="仿宋" w:hAnsi="仿宋" w:hint="eastAsia"/>
          <w:sz w:val="24"/>
          <w:szCs w:val="24"/>
        </w:rPr>
        <w:t>Block</w:t>
      </w:r>
      <w:r w:rsidR="00567DD5" w:rsidRPr="0006263E">
        <w:rPr>
          <w:rFonts w:ascii="仿宋" w:eastAsia="仿宋" w:hAnsi="仿宋"/>
          <w:sz w:val="24"/>
          <w:szCs w:val="24"/>
        </w:rPr>
        <w:t xml:space="preserve"> #</w:t>
      </w:r>
      <w:r w:rsidRPr="0006263E">
        <w:rPr>
          <w:rFonts w:ascii="仿宋" w:eastAsia="仿宋" w:hAnsi="仿宋" w:hint="eastAsia"/>
          <w:sz w:val="24"/>
          <w:szCs w:val="24"/>
        </w:rPr>
        <w:t>这个字节</w:t>
      </w:r>
      <w:r w:rsidR="00B051FF" w:rsidRPr="0006263E">
        <w:rPr>
          <w:rFonts w:ascii="仿宋" w:eastAsia="仿宋" w:hAnsi="仿宋" w:hint="eastAsia"/>
          <w:sz w:val="24"/>
          <w:szCs w:val="24"/>
        </w:rPr>
        <w:t>增</w:t>
      </w:r>
      <w:proofErr w:type="gramStart"/>
      <w:r w:rsidR="0095489F" w:rsidRPr="0006263E">
        <w:rPr>
          <w:rFonts w:ascii="仿宋" w:eastAsia="仿宋" w:hAnsi="仿宋" w:hint="eastAsia"/>
          <w:sz w:val="24"/>
          <w:szCs w:val="24"/>
        </w:rPr>
        <w:t>一</w:t>
      </w:r>
      <w:proofErr w:type="gramEnd"/>
      <w:r w:rsidR="0095489F" w:rsidRPr="0006263E">
        <w:rPr>
          <w:rFonts w:ascii="仿宋" w:eastAsia="仿宋" w:hAnsi="仿宋" w:hint="eastAsia"/>
          <w:sz w:val="24"/>
          <w:szCs w:val="24"/>
        </w:rPr>
        <w:t>，直到</w:t>
      </w:r>
      <w:r w:rsidR="00B051FF" w:rsidRPr="0006263E">
        <w:rPr>
          <w:rFonts w:ascii="仿宋" w:eastAsia="仿宋" w:hAnsi="仿宋" w:hint="eastAsia"/>
          <w:sz w:val="24"/>
          <w:szCs w:val="24"/>
        </w:rPr>
        <w:t>有一个报文的长度不是最长</w:t>
      </w:r>
      <w:r w:rsidR="00A635BA" w:rsidRPr="0006263E">
        <w:rPr>
          <w:rFonts w:ascii="仿宋" w:eastAsia="仿宋" w:hAnsi="仿宋" w:hint="eastAsia"/>
          <w:sz w:val="24"/>
          <w:szCs w:val="24"/>
        </w:rPr>
        <w:t>f</w:t>
      </w:r>
      <w:r w:rsidR="00A635BA" w:rsidRPr="0006263E">
        <w:rPr>
          <w:rFonts w:ascii="仿宋" w:eastAsia="仿宋" w:hAnsi="仿宋"/>
          <w:sz w:val="24"/>
          <w:szCs w:val="24"/>
        </w:rPr>
        <w:t>4 03</w:t>
      </w:r>
      <w:r w:rsidR="00B051FF" w:rsidRPr="0006263E">
        <w:rPr>
          <w:rFonts w:ascii="仿宋" w:eastAsia="仿宋" w:hAnsi="仿宋" w:hint="eastAsia"/>
          <w:sz w:val="24"/>
          <w:szCs w:val="24"/>
        </w:rPr>
        <w:t>。</w:t>
      </w:r>
      <w:r w:rsidR="00B051FF" w:rsidRPr="0006263E">
        <w:rPr>
          <w:rFonts w:ascii="仿宋" w:eastAsia="仿宋" w:hAnsi="仿宋" w:hint="eastAsia"/>
          <w:sz w:val="24"/>
          <w:szCs w:val="24"/>
          <w:highlight w:val="cyan"/>
        </w:rPr>
        <w:t>但是要注意的是第一个block的时候传了两次，且两次之间有一个0</w:t>
      </w:r>
      <w:r w:rsidR="00B051FF" w:rsidRPr="0006263E">
        <w:rPr>
          <w:rFonts w:ascii="仿宋" w:eastAsia="仿宋" w:hAnsi="仿宋"/>
          <w:sz w:val="24"/>
          <w:szCs w:val="24"/>
          <w:highlight w:val="cyan"/>
        </w:rPr>
        <w:t>x06</w:t>
      </w:r>
      <w:r w:rsidR="00B051FF" w:rsidRPr="0006263E">
        <w:rPr>
          <w:rFonts w:ascii="仿宋" w:eastAsia="仿宋" w:hAnsi="仿宋" w:hint="eastAsia"/>
          <w:sz w:val="24"/>
          <w:szCs w:val="24"/>
          <w:highlight w:val="cyan"/>
        </w:rPr>
        <w:t>的报文内容</w:t>
      </w:r>
      <w:r w:rsidR="00B051FF" w:rsidRPr="0006263E">
        <w:rPr>
          <w:rFonts w:ascii="仿宋" w:eastAsia="仿宋" w:hAnsi="仿宋" w:hint="eastAsia"/>
          <w:sz w:val="24"/>
          <w:szCs w:val="24"/>
        </w:rPr>
        <w:t>。</w:t>
      </w:r>
    </w:p>
    <w:p w14:paraId="532E20B7" w14:textId="69E9EDA6" w:rsidR="004E0AAB" w:rsidRPr="0006263E" w:rsidRDefault="004E0AAB" w:rsidP="004E0AAB">
      <w:pPr>
        <w:ind w:firstLine="420"/>
        <w:rPr>
          <w:rFonts w:ascii="仿宋" w:eastAsia="仿宋" w:hAnsi="仿宋"/>
          <w:sz w:val="24"/>
          <w:szCs w:val="24"/>
        </w:rPr>
      </w:pPr>
      <w:r w:rsidRPr="0006263E">
        <w:rPr>
          <w:rFonts w:ascii="仿宋" w:eastAsia="仿宋" w:hAnsi="仿宋" w:hint="eastAsia"/>
          <w:sz w:val="24"/>
          <w:szCs w:val="24"/>
        </w:rPr>
        <w:t>之后是0</w:t>
      </w:r>
      <w:r w:rsidRPr="0006263E">
        <w:rPr>
          <w:rFonts w:ascii="仿宋" w:eastAsia="仿宋" w:hAnsi="仿宋"/>
          <w:sz w:val="24"/>
          <w:szCs w:val="24"/>
        </w:rPr>
        <w:t>x32</w:t>
      </w:r>
      <w:r w:rsidRPr="0006263E">
        <w:rPr>
          <w:rFonts w:ascii="仿宋" w:eastAsia="仿宋" w:hAnsi="仿宋" w:hint="eastAsia"/>
          <w:sz w:val="24"/>
          <w:szCs w:val="24"/>
        </w:rPr>
        <w:t>的结束过程，通报到最后一个结束的block。</w:t>
      </w:r>
    </w:p>
    <w:p w14:paraId="04F33E32" w14:textId="141FF836" w:rsidR="00470811" w:rsidRPr="0006263E" w:rsidRDefault="00470811" w:rsidP="00470811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b/>
          <w:bCs/>
          <w:sz w:val="24"/>
          <w:szCs w:val="28"/>
        </w:rPr>
        <w:t>0x30</w:t>
      </w:r>
    </w:p>
    <w:p w14:paraId="33B59854" w14:textId="5016B711" w:rsidR="00BC7C24" w:rsidRPr="0006263E" w:rsidRDefault="00562118" w:rsidP="00BC7C24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1279D481" wp14:editId="66DA1DB8">
            <wp:extent cx="4248150" cy="361950"/>
            <wp:effectExtent l="0" t="0" r="0" b="0"/>
            <wp:docPr id="4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7A498DC-F193-41EA-8A11-180A5B2CF6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7A498DC-F193-41EA-8A11-180A5B2CF63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619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735A8BC" w14:textId="72A6F284" w:rsidR="00562118" w:rsidRPr="0006263E" w:rsidRDefault="00562118" w:rsidP="00BC7C24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5C0C0408" wp14:editId="54038A69">
            <wp:extent cx="4248150" cy="361950"/>
            <wp:effectExtent l="0" t="0" r="0" b="0"/>
            <wp:docPr id="4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0E856BB-852C-4C55-9394-21D823B879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0E856BB-852C-4C55-9394-21D823B879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619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9B2AB31" w14:textId="714FDE36" w:rsidR="00470811" w:rsidRPr="0006263E" w:rsidRDefault="00470811" w:rsidP="00470811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0</w:t>
      </w:r>
      <w:r w:rsidRPr="0006263E">
        <w:rPr>
          <w:rFonts w:ascii="仿宋" w:eastAsia="仿宋" w:hAnsi="仿宋"/>
          <w:b/>
          <w:bCs/>
          <w:sz w:val="24"/>
          <w:szCs w:val="28"/>
        </w:rPr>
        <w:t>x31</w:t>
      </w:r>
    </w:p>
    <w:p w14:paraId="0D7FEB94" w14:textId="29788C1E" w:rsidR="00562118" w:rsidRPr="0006263E" w:rsidRDefault="00470811" w:rsidP="00BC7C24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7D44D5DC" wp14:editId="5B49636F">
            <wp:extent cx="5274310" cy="3460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18DE" w14:textId="6FDA78B0" w:rsidR="00470811" w:rsidRPr="0006263E" w:rsidRDefault="00470811" w:rsidP="00BC7C24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noProof/>
        </w:rPr>
        <w:drawing>
          <wp:inline distT="0" distB="0" distL="0" distR="0" wp14:anchorId="37A87ACF" wp14:editId="515F1D0D">
            <wp:extent cx="3589020" cy="359410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E376" w14:textId="09245998" w:rsidR="00470811" w:rsidRPr="0006263E" w:rsidRDefault="00470811" w:rsidP="00470811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b/>
          <w:bCs/>
          <w:sz w:val="24"/>
          <w:szCs w:val="28"/>
        </w:rPr>
        <w:t>0x32</w:t>
      </w:r>
    </w:p>
    <w:p w14:paraId="0E71693B" w14:textId="34E8B0BC" w:rsidR="00470811" w:rsidRPr="0006263E" w:rsidRDefault="00470811" w:rsidP="00BC7C24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noProof/>
        </w:rPr>
        <w:drawing>
          <wp:inline distT="0" distB="0" distL="0" distR="0" wp14:anchorId="65207183" wp14:editId="116398C6">
            <wp:extent cx="5274310" cy="3492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6F2B" w14:textId="6218BF46" w:rsidR="00BC7C24" w:rsidRPr="0006263E" w:rsidRDefault="00470811" w:rsidP="00470811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noProof/>
        </w:rPr>
        <w:drawing>
          <wp:inline distT="0" distB="0" distL="0" distR="0" wp14:anchorId="365E21DB" wp14:editId="255D44E7">
            <wp:extent cx="2647950" cy="359410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BF10" w14:textId="73167544" w:rsidR="004079E9" w:rsidRPr="0006263E" w:rsidRDefault="004079E9" w:rsidP="004079E9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从PLC中上传项目（0x</w:t>
      </w:r>
      <w:r w:rsidRPr="0006263E">
        <w:rPr>
          <w:rFonts w:ascii="仿宋" w:eastAsia="仿宋" w:hAnsi="仿宋"/>
        </w:rPr>
        <w:t>3</w:t>
      </w:r>
      <w:r w:rsidR="00E67296" w:rsidRPr="0006263E">
        <w:rPr>
          <w:rFonts w:ascii="仿宋" w:eastAsia="仿宋" w:hAnsi="仿宋"/>
        </w:rPr>
        <w:t>3</w:t>
      </w:r>
      <w:r w:rsidR="00E67296" w:rsidRPr="0006263E">
        <w:rPr>
          <w:rFonts w:ascii="仿宋" w:eastAsia="仿宋" w:hAnsi="仿宋" w:hint="eastAsia"/>
        </w:rPr>
        <w:t>、、0x</w:t>
      </w:r>
      <w:r w:rsidR="00E67296" w:rsidRPr="0006263E">
        <w:rPr>
          <w:rFonts w:ascii="仿宋" w:eastAsia="仿宋" w:hAnsi="仿宋"/>
        </w:rPr>
        <w:t>34</w:t>
      </w:r>
      <w:r w:rsidR="00E67296" w:rsidRPr="0006263E">
        <w:rPr>
          <w:rFonts w:ascii="仿宋" w:eastAsia="仿宋" w:hAnsi="仿宋" w:hint="eastAsia"/>
        </w:rPr>
        <w:t>、0x</w:t>
      </w:r>
      <w:r w:rsidR="00E67296" w:rsidRPr="0006263E">
        <w:rPr>
          <w:rFonts w:ascii="仿宋" w:eastAsia="仿宋" w:hAnsi="仿宋"/>
        </w:rPr>
        <w:t>35</w:t>
      </w:r>
      <w:r w:rsidRPr="0006263E">
        <w:rPr>
          <w:rFonts w:ascii="仿宋" w:eastAsia="仿宋" w:hAnsi="仿宋" w:hint="eastAsia"/>
        </w:rPr>
        <w:t>）</w:t>
      </w:r>
    </w:p>
    <w:p w14:paraId="3F9DB85A" w14:textId="20F868C8" w:rsidR="00FA77D5" w:rsidRPr="0006263E" w:rsidRDefault="00FA77D5" w:rsidP="00D846B7">
      <w:pPr>
        <w:ind w:firstLine="42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在开始之前会有一些0x</w:t>
      </w:r>
      <w:r w:rsidRPr="0006263E">
        <w:rPr>
          <w:rFonts w:ascii="仿宋" w:eastAsia="仿宋" w:hAnsi="仿宋"/>
        </w:rPr>
        <w:t>20</w:t>
      </w:r>
      <w:r w:rsidRPr="0006263E">
        <w:rPr>
          <w:rFonts w:ascii="仿宋" w:eastAsia="仿宋" w:hAnsi="仿宋" w:hint="eastAsia"/>
        </w:rPr>
        <w:t>功能码的出现，</w:t>
      </w:r>
      <w:r w:rsidR="00D846B7" w:rsidRPr="0006263E">
        <w:rPr>
          <w:rFonts w:ascii="仿宋" w:eastAsia="仿宋" w:hAnsi="仿宋" w:hint="eastAsia"/>
        </w:rPr>
        <w:t>但是不知道是否对该过程有作用。</w:t>
      </w:r>
    </w:p>
    <w:p w14:paraId="3DB394EC" w14:textId="6FE8E764" w:rsidR="00E44253" w:rsidRPr="0006263E" w:rsidRDefault="00E44253" w:rsidP="004079E9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0x</w:t>
      </w:r>
      <w:r w:rsidRPr="0006263E">
        <w:rPr>
          <w:rFonts w:ascii="仿宋" w:eastAsia="仿宋" w:hAnsi="仿宋"/>
          <w:b/>
          <w:bCs/>
          <w:sz w:val="24"/>
          <w:szCs w:val="28"/>
        </w:rPr>
        <w:t>33</w:t>
      </w:r>
    </w:p>
    <w:p w14:paraId="5501D1CD" w14:textId="1D89946D" w:rsidR="00E44253" w:rsidRPr="0006263E" w:rsidRDefault="00E44253" w:rsidP="00E44253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noProof/>
        </w:rPr>
        <w:drawing>
          <wp:inline distT="0" distB="0" distL="0" distR="0" wp14:anchorId="5D10393E" wp14:editId="10B0D1CB">
            <wp:extent cx="3493770" cy="35941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E9D9" w14:textId="2D8CF313" w:rsidR="00E44253" w:rsidRPr="0006263E" w:rsidRDefault="00E44253" w:rsidP="00155C81">
      <w:pPr>
        <w:ind w:firstLine="42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其中一个会话</w:t>
      </w:r>
    </w:p>
    <w:p w14:paraId="3A43BE8D" w14:textId="77777777" w:rsidR="00E44253" w:rsidRPr="0006263E" w:rsidRDefault="00E44253" w:rsidP="00E44253">
      <w:pPr>
        <w:pStyle w:val="a8"/>
        <w:spacing w:before="0" w:beforeAutospacing="0" w:after="0" w:afterAutospacing="0"/>
        <w:rPr>
          <w:rFonts w:ascii="仿宋" w:eastAsia="仿宋" w:hAnsi="仿宋"/>
        </w:rPr>
      </w:pPr>
      <w:r w:rsidRPr="0006263E">
        <w:rPr>
          <w:rFonts w:ascii="仿宋" w:eastAsia="仿宋" w:hAnsi="仿宋"/>
          <w:color w:val="7F0000"/>
          <w:shd w:val="clear" w:color="auto" w:fill="FBEDED"/>
        </w:rPr>
        <w:t>07c200000008005a13330001fb03</w:t>
      </w:r>
    </w:p>
    <w:p w14:paraId="4FD6BE0F" w14:textId="53F20BED" w:rsidR="00E44253" w:rsidRPr="0006263E" w:rsidRDefault="00E44253" w:rsidP="00E44253">
      <w:pPr>
        <w:rPr>
          <w:rFonts w:ascii="仿宋" w:eastAsia="仿宋" w:hAnsi="仿宋"/>
          <w:b/>
          <w:bCs/>
          <w:sz w:val="32"/>
          <w:szCs w:val="36"/>
        </w:rPr>
      </w:pPr>
      <w:r w:rsidRPr="0006263E">
        <w:rPr>
          <w:rFonts w:ascii="仿宋" w:eastAsia="仿宋" w:hAnsi="仿宋"/>
          <w:color w:val="00007F"/>
          <w:sz w:val="24"/>
          <w:szCs w:val="28"/>
          <w:shd w:val="clear" w:color="auto" w:fill="EDEDFB"/>
        </w:rPr>
        <w:t>07c20000000a005a13fe0001e8d60000</w:t>
      </w:r>
    </w:p>
    <w:p w14:paraId="66A9A74F" w14:textId="41DA83A8" w:rsidR="00E44253" w:rsidRPr="0006263E" w:rsidRDefault="00E44253" w:rsidP="004079E9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0</w:t>
      </w:r>
      <w:r w:rsidRPr="0006263E">
        <w:rPr>
          <w:rFonts w:ascii="仿宋" w:eastAsia="仿宋" w:hAnsi="仿宋"/>
          <w:b/>
          <w:bCs/>
          <w:sz w:val="24"/>
          <w:szCs w:val="28"/>
        </w:rPr>
        <w:t>x34</w:t>
      </w:r>
    </w:p>
    <w:p w14:paraId="76F9AA3B" w14:textId="420ED10D" w:rsidR="00E44253" w:rsidRPr="0006263E" w:rsidRDefault="00E44253" w:rsidP="00576478">
      <w:pPr>
        <w:ind w:firstLineChars="174" w:firstLine="365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noProof/>
        </w:rPr>
        <w:drawing>
          <wp:inline distT="0" distB="0" distL="0" distR="0" wp14:anchorId="1E3249F8" wp14:editId="3A502CE6">
            <wp:extent cx="4154170" cy="359410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BC55" w14:textId="20111B80" w:rsidR="00576478" w:rsidRPr="0006263E" w:rsidRDefault="00576478" w:rsidP="00576478">
      <w:pPr>
        <w:ind w:firstLineChars="174" w:firstLine="365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noProof/>
        </w:rPr>
        <w:drawing>
          <wp:inline distT="0" distB="0" distL="0" distR="0" wp14:anchorId="2E2CEA8A" wp14:editId="277DCC3E">
            <wp:extent cx="4059555" cy="35941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21D8" w14:textId="50929869" w:rsidR="00E44253" w:rsidRPr="0006263E" w:rsidRDefault="00E44253" w:rsidP="004079E9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0</w:t>
      </w:r>
      <w:r w:rsidRPr="0006263E">
        <w:rPr>
          <w:rFonts w:ascii="仿宋" w:eastAsia="仿宋" w:hAnsi="仿宋"/>
          <w:b/>
          <w:bCs/>
          <w:sz w:val="24"/>
          <w:szCs w:val="28"/>
        </w:rPr>
        <w:t>x35</w:t>
      </w:r>
    </w:p>
    <w:p w14:paraId="22EDE477" w14:textId="5D4257B2" w:rsidR="00E44253" w:rsidRPr="0006263E" w:rsidRDefault="00E44253" w:rsidP="00E44253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noProof/>
        </w:rPr>
        <w:drawing>
          <wp:inline distT="0" distB="0" distL="0" distR="0" wp14:anchorId="6AC94596" wp14:editId="5E9144FC">
            <wp:extent cx="4154170" cy="35941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1C90" w14:textId="2C600498" w:rsidR="004079E9" w:rsidRPr="0006263E" w:rsidRDefault="00576478" w:rsidP="00F81256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noProof/>
        </w:rPr>
        <w:drawing>
          <wp:inline distT="0" distB="0" distL="0" distR="0" wp14:anchorId="558D6F6D" wp14:editId="2DF88057">
            <wp:extent cx="2647950" cy="359410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0664" w14:textId="44D6C72D" w:rsidR="00ED24E8" w:rsidRPr="0006263E" w:rsidRDefault="00191D94" w:rsidP="00ED24E8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获取SD卡信息</w:t>
      </w:r>
      <w:r w:rsidR="00ED24E8" w:rsidRPr="0006263E">
        <w:rPr>
          <w:rFonts w:ascii="仿宋" w:eastAsia="仿宋" w:hAnsi="仿宋" w:hint="eastAsia"/>
        </w:rPr>
        <w:t>（0x</w:t>
      </w:r>
      <w:r w:rsidR="00ED24E8" w:rsidRPr="0006263E">
        <w:rPr>
          <w:rFonts w:ascii="仿宋" w:eastAsia="仿宋" w:hAnsi="仿宋"/>
        </w:rPr>
        <w:t>06</w:t>
      </w:r>
      <w:r w:rsidR="00ED24E8" w:rsidRPr="0006263E">
        <w:rPr>
          <w:rFonts w:ascii="仿宋" w:eastAsia="仿宋" w:hAnsi="仿宋" w:hint="eastAsia"/>
        </w:rPr>
        <w:t>）</w:t>
      </w:r>
    </w:p>
    <w:p w14:paraId="24270E6F" w14:textId="77777777" w:rsidR="00ED24E8" w:rsidRPr="0006263E" w:rsidRDefault="00ED24E8" w:rsidP="00ED24E8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09618594" w14:textId="3B3A27CE" w:rsidR="00ED24E8" w:rsidRPr="0006263E" w:rsidRDefault="00F47074" w:rsidP="00F47074">
      <w:pPr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4115E579" wp14:editId="3A45D404">
            <wp:extent cx="5274310" cy="8261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3CA7" w14:textId="77777777" w:rsidR="00ED24E8" w:rsidRPr="0006263E" w:rsidRDefault="00ED24E8" w:rsidP="00ED24E8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3D79D438" w14:textId="0AFC5B92" w:rsidR="00ED24E8" w:rsidRPr="0006263E" w:rsidRDefault="00191D94" w:rsidP="00ED24E8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1D37226C" wp14:editId="25F389DB">
            <wp:extent cx="5274310" cy="6076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7B56" w14:textId="6FD67C57" w:rsidR="00C01E77" w:rsidRPr="0006263E" w:rsidRDefault="00191D94" w:rsidP="00ED24E8">
      <w:p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lastRenderedPageBreak/>
        <w:t>通过查看SD卡上面的信息，确实这个string为SD卡上面的型号。</w:t>
      </w:r>
    </w:p>
    <w:p w14:paraId="6E2AA603" w14:textId="72B1D925" w:rsidR="007F5786" w:rsidRDefault="00F30851" w:rsidP="007F5786">
      <w:pPr>
        <w:pStyle w:val="3"/>
        <w:numPr>
          <w:ilvl w:val="0"/>
          <w:numId w:val="2"/>
        </w:numPr>
        <w:rPr>
          <w:ins w:id="9" w:author="Moore Jusin" w:date="2022-04-28T06:19:00Z"/>
          <w:rFonts w:ascii="仿宋" w:eastAsia="仿宋" w:hAnsi="仿宋"/>
        </w:rPr>
      </w:pPr>
      <w:ins w:id="10" w:author="Moore Jusin" w:date="2022-04-28T06:19:00Z">
        <w:r>
          <w:rPr>
            <w:rFonts w:ascii="仿宋" w:eastAsia="仿宋" w:hAnsi="仿宋" w:hint="eastAsia"/>
          </w:rPr>
          <w:t>更改PLC的时间</w:t>
        </w:r>
        <w:r w:rsidR="00007D5C">
          <w:rPr>
            <w:rFonts w:ascii="仿宋" w:eastAsia="仿宋" w:hAnsi="仿宋" w:hint="eastAsia"/>
          </w:rPr>
          <w:t>（0x</w:t>
        </w:r>
        <w:r w:rsidR="00007D5C">
          <w:rPr>
            <w:rFonts w:ascii="仿宋" w:eastAsia="仿宋" w:hAnsi="仿宋"/>
          </w:rPr>
          <w:t>24</w:t>
        </w:r>
        <w:r w:rsidR="00007D5C">
          <w:rPr>
            <w:rFonts w:ascii="仿宋" w:eastAsia="仿宋" w:hAnsi="仿宋" w:hint="eastAsia"/>
          </w:rPr>
          <w:t>）</w:t>
        </w:r>
      </w:ins>
    </w:p>
    <w:p w14:paraId="6F267C1C" w14:textId="1BD5877A" w:rsidR="007F5786" w:rsidRPr="00B4078A" w:rsidRDefault="007F5786" w:rsidP="007F5786">
      <w:pPr>
        <w:rPr>
          <w:ins w:id="11" w:author="Moore Jusin" w:date="2022-04-28T06:19:00Z"/>
          <w:rFonts w:ascii="仿宋" w:eastAsia="仿宋" w:hAnsi="仿宋"/>
        </w:rPr>
      </w:pPr>
      <w:ins w:id="12" w:author="Moore Jusin" w:date="2022-04-28T06:19:00Z">
        <w:r w:rsidRPr="00B4078A">
          <w:rPr>
            <w:rFonts w:ascii="仿宋" w:eastAsia="仿宋" w:hAnsi="仿宋" w:hint="eastAsia"/>
          </w:rPr>
          <w:t>对于时间的更改过程中每一次都会伴随三个不同的报文</w:t>
        </w:r>
        <w:r w:rsidR="00490679" w:rsidRPr="00B4078A">
          <w:rPr>
            <w:rFonts w:ascii="仿宋" w:eastAsia="仿宋" w:hAnsi="仿宋" w:hint="eastAsia"/>
          </w:rPr>
          <w:t>：</w:t>
        </w:r>
        <w:r w:rsidR="00490679" w:rsidRPr="00B4078A">
          <w:rPr>
            <w:rFonts w:ascii="仿宋" w:eastAsia="仿宋" w:hAnsi="仿宋"/>
          </w:rPr>
          <w:t>0x58\0x24\0x50</w:t>
        </w:r>
      </w:ins>
    </w:p>
    <w:p w14:paraId="1E45A86A" w14:textId="66A03BD6" w:rsidR="00F30851" w:rsidRPr="004E029F" w:rsidRDefault="004E029F" w:rsidP="004E029F">
      <w:pPr>
        <w:pStyle w:val="a7"/>
        <w:numPr>
          <w:ilvl w:val="0"/>
          <w:numId w:val="3"/>
        </w:numPr>
        <w:ind w:firstLineChars="0"/>
        <w:rPr>
          <w:ins w:id="13" w:author="Moore Jusin" w:date="2022-04-28T06:19:00Z"/>
          <w:rFonts w:ascii="仿宋" w:eastAsia="仿宋" w:hAnsi="仿宋"/>
          <w:b/>
          <w:bCs/>
          <w:sz w:val="24"/>
          <w:szCs w:val="28"/>
        </w:rPr>
      </w:pPr>
      <w:ins w:id="14" w:author="Moore Jusin" w:date="2022-04-28T06:19:00Z">
        <w:r w:rsidRPr="004E029F">
          <w:rPr>
            <w:rFonts w:ascii="仿宋" w:eastAsia="仿宋" w:hAnsi="仿宋"/>
            <w:b/>
            <w:bCs/>
            <w:sz w:val="24"/>
            <w:szCs w:val="28"/>
          </w:rPr>
          <w:t>Query:</w:t>
        </w:r>
      </w:ins>
    </w:p>
    <w:p w14:paraId="0F767576" w14:textId="42B22DD9" w:rsidR="004E029F" w:rsidRDefault="004E029F" w:rsidP="00F30851">
      <w:pPr>
        <w:rPr>
          <w:ins w:id="15" w:author="Moore Jusin" w:date="2022-04-28T06:19:00Z"/>
        </w:rPr>
      </w:pPr>
      <w:ins w:id="16" w:author="Moore Jusin" w:date="2022-04-28T06:19:00Z">
        <w:r w:rsidRPr="004E029F">
          <w:rPr>
            <w:noProof/>
          </w:rPr>
          <w:drawing>
            <wp:inline distT="0" distB="0" distL="0" distR="0" wp14:anchorId="4895B3ED" wp14:editId="3F8B65AC">
              <wp:extent cx="5274310" cy="1250950"/>
              <wp:effectExtent l="0" t="0" r="2540" b="6350"/>
              <wp:docPr id="79" name="图片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250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BC3364" w14:textId="1764A08C" w:rsidR="004E029F" w:rsidRPr="00B75951" w:rsidRDefault="00B75951" w:rsidP="00B75951">
      <w:pPr>
        <w:pStyle w:val="a7"/>
        <w:numPr>
          <w:ilvl w:val="0"/>
          <w:numId w:val="3"/>
        </w:numPr>
        <w:ind w:firstLineChars="0"/>
        <w:rPr>
          <w:ins w:id="17" w:author="Moore Jusin" w:date="2022-04-28T06:19:00Z"/>
          <w:rFonts w:ascii="仿宋" w:eastAsia="仿宋" w:hAnsi="仿宋"/>
          <w:b/>
          <w:bCs/>
          <w:sz w:val="24"/>
          <w:szCs w:val="28"/>
        </w:rPr>
      </w:pPr>
      <w:ins w:id="18" w:author="Moore Jusin" w:date="2022-04-28T06:19:00Z">
        <w:r w:rsidRPr="00B75951">
          <w:rPr>
            <w:rFonts w:ascii="仿宋" w:eastAsia="仿宋" w:hAnsi="仿宋" w:hint="eastAsia"/>
            <w:b/>
            <w:bCs/>
            <w:sz w:val="24"/>
            <w:szCs w:val="28"/>
          </w:rPr>
          <w:t>R</w:t>
        </w:r>
        <w:r w:rsidRPr="00B75951">
          <w:rPr>
            <w:rFonts w:ascii="仿宋" w:eastAsia="仿宋" w:hAnsi="仿宋"/>
            <w:b/>
            <w:bCs/>
            <w:sz w:val="24"/>
            <w:szCs w:val="28"/>
          </w:rPr>
          <w:t>esponse:</w:t>
        </w:r>
      </w:ins>
    </w:p>
    <w:p w14:paraId="00F4CC45" w14:textId="1D0CC45D" w:rsidR="00B75951" w:rsidRDefault="00B75951" w:rsidP="00F30851">
      <w:pPr>
        <w:rPr>
          <w:ins w:id="19" w:author="Moore Jusin" w:date="2022-04-28T06:19:00Z"/>
        </w:rPr>
      </w:pPr>
      <w:ins w:id="20" w:author="Moore Jusin" w:date="2022-04-28T06:19:00Z">
        <w:r w:rsidRPr="00B75951">
          <w:rPr>
            <w:noProof/>
          </w:rPr>
          <w:drawing>
            <wp:inline distT="0" distB="0" distL="0" distR="0" wp14:anchorId="0DD5E3B4" wp14:editId="13B0A8CE">
              <wp:extent cx="5274310" cy="1580515"/>
              <wp:effectExtent l="0" t="0" r="2540" b="635"/>
              <wp:docPr id="81" name="图片 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580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5EB5FC" w14:textId="69529368" w:rsidR="00B75951" w:rsidRPr="00B4078A" w:rsidRDefault="00B75951" w:rsidP="00F30851">
      <w:pPr>
        <w:rPr>
          <w:ins w:id="21" w:author="Moore Jusin" w:date="2022-04-28T06:19:00Z"/>
          <w:rFonts w:ascii="仿宋" w:eastAsia="仿宋" w:hAnsi="仿宋"/>
        </w:rPr>
      </w:pPr>
      <w:ins w:id="22" w:author="Moore Jusin" w:date="2022-04-28T06:19:00Z">
        <w:r w:rsidRPr="00B4078A">
          <w:rPr>
            <w:rFonts w:ascii="仿宋" w:eastAsia="仿宋" w:hAnsi="仿宋" w:hint="eastAsia"/>
          </w:rPr>
          <w:t>表示时间为</w:t>
        </w:r>
        <w:r w:rsidRPr="00B4078A">
          <w:rPr>
            <w:rFonts w:ascii="仿宋" w:eastAsia="仿宋" w:hAnsi="仿宋"/>
          </w:rPr>
          <w:t>2022/04/27</w:t>
        </w:r>
        <w:r w:rsidR="00D633C7" w:rsidRPr="00B4078A">
          <w:rPr>
            <w:rFonts w:ascii="仿宋" w:eastAsia="仿宋" w:hAnsi="仿宋"/>
          </w:rPr>
          <w:t xml:space="preserve"> 09:32:10</w:t>
        </w:r>
      </w:ins>
    </w:p>
    <w:p w14:paraId="541D78F4" w14:textId="5CBAAC86" w:rsidR="00B57F68" w:rsidRPr="00B4078A" w:rsidRDefault="00B57F68" w:rsidP="00F30851">
      <w:pPr>
        <w:rPr>
          <w:ins w:id="23" w:author="Moore Jusin" w:date="2022-04-28T06:19:00Z"/>
          <w:rFonts w:ascii="仿宋" w:eastAsia="仿宋" w:hAnsi="仿宋"/>
        </w:rPr>
      </w:pPr>
      <w:ins w:id="24" w:author="Moore Jusin" w:date="2022-04-28T06:19:00Z">
        <w:r w:rsidRPr="00B4078A">
          <w:rPr>
            <w:rFonts w:ascii="仿宋" w:eastAsia="仿宋" w:hAnsi="仿宋" w:hint="eastAsia"/>
          </w:rPr>
          <w:t>其中0x</w:t>
        </w:r>
        <w:r w:rsidRPr="00B4078A">
          <w:rPr>
            <w:rFonts w:ascii="仿宋" w:eastAsia="仿宋" w:hAnsi="仿宋"/>
          </w:rPr>
          <w:t>58</w:t>
        </w:r>
        <w:r w:rsidRPr="00B4078A">
          <w:rPr>
            <w:rFonts w:ascii="仿宋" w:eastAsia="仿宋" w:hAnsi="仿宋" w:hint="eastAsia"/>
          </w:rPr>
          <w:t>的报文内容如下：</w:t>
        </w:r>
      </w:ins>
    </w:p>
    <w:p w14:paraId="5095D858" w14:textId="39BEF17E" w:rsidR="00B57F68" w:rsidRDefault="00B57F68" w:rsidP="00F30851">
      <w:pPr>
        <w:rPr>
          <w:ins w:id="25" w:author="Moore Jusin" w:date="2022-04-28T06:19:00Z"/>
        </w:rPr>
      </w:pPr>
      <w:ins w:id="26" w:author="Moore Jusin" w:date="2022-04-28T06:19:00Z">
        <w:r w:rsidRPr="00B57F68">
          <w:rPr>
            <w:noProof/>
          </w:rPr>
          <w:drawing>
            <wp:inline distT="0" distB="0" distL="0" distR="0" wp14:anchorId="6D433700" wp14:editId="593A780D">
              <wp:extent cx="5274310" cy="1503045"/>
              <wp:effectExtent l="0" t="0" r="2540" b="1905"/>
              <wp:docPr id="83" name="图片 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503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7E8990" w14:textId="548753CC" w:rsidR="00490679" w:rsidRPr="00B4078A" w:rsidRDefault="00490679" w:rsidP="00F30851">
      <w:pPr>
        <w:rPr>
          <w:ins w:id="27" w:author="Moore Jusin" w:date="2022-04-28T06:19:00Z"/>
          <w:rFonts w:ascii="仿宋" w:eastAsia="仿宋" w:hAnsi="仿宋"/>
        </w:rPr>
      </w:pPr>
      <w:ins w:id="28" w:author="Moore Jusin" w:date="2022-04-28T06:19:00Z">
        <w:r w:rsidRPr="00B4078A">
          <w:rPr>
            <w:rFonts w:ascii="仿宋" w:eastAsia="仿宋" w:hAnsi="仿宋" w:hint="eastAsia"/>
          </w:rPr>
          <w:t>其中0x</w:t>
        </w:r>
        <w:r w:rsidRPr="00B4078A">
          <w:rPr>
            <w:rFonts w:ascii="仿宋" w:eastAsia="仿宋" w:hAnsi="仿宋"/>
          </w:rPr>
          <w:t>50</w:t>
        </w:r>
        <w:r w:rsidRPr="00B4078A">
          <w:rPr>
            <w:rFonts w:ascii="仿宋" w:eastAsia="仿宋" w:hAnsi="仿宋" w:hint="eastAsia"/>
          </w:rPr>
          <w:t>的报文内容如下：</w:t>
        </w:r>
      </w:ins>
    </w:p>
    <w:p w14:paraId="22CA1EA3" w14:textId="23F59A1D" w:rsidR="00490679" w:rsidRPr="004E029F" w:rsidRDefault="00490679" w:rsidP="00F30851">
      <w:pPr>
        <w:rPr>
          <w:ins w:id="29" w:author="Moore Jusin" w:date="2022-04-28T06:19:00Z"/>
        </w:rPr>
      </w:pPr>
      <w:ins w:id="30" w:author="Moore Jusin" w:date="2022-04-28T06:19:00Z">
        <w:r w:rsidRPr="00490679">
          <w:rPr>
            <w:noProof/>
          </w:rPr>
          <w:drawing>
            <wp:inline distT="0" distB="0" distL="0" distR="0" wp14:anchorId="2025FFD0" wp14:editId="5182F4DF">
              <wp:extent cx="5274310" cy="1353185"/>
              <wp:effectExtent l="0" t="0" r="2540" b="0"/>
              <wp:docPr id="82" name="图片 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3531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DA636F" w14:textId="4A1170DF" w:rsidR="00C01E77" w:rsidRPr="0006263E" w:rsidRDefault="001403CE" w:rsidP="00C01E77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lastRenderedPageBreak/>
        <w:t>存储块内容读取</w:t>
      </w:r>
      <w:r w:rsidR="00ED24E8" w:rsidRPr="0006263E">
        <w:rPr>
          <w:rFonts w:ascii="仿宋" w:eastAsia="仿宋" w:hAnsi="仿宋" w:hint="eastAsia"/>
        </w:rPr>
        <w:t>（0x</w:t>
      </w:r>
      <w:r w:rsidR="00ED24E8" w:rsidRPr="0006263E">
        <w:rPr>
          <w:rFonts w:ascii="仿宋" w:eastAsia="仿宋" w:hAnsi="仿宋"/>
        </w:rPr>
        <w:t>20</w:t>
      </w:r>
      <w:r w:rsidR="00ED24E8" w:rsidRPr="0006263E">
        <w:rPr>
          <w:rFonts w:ascii="仿宋" w:eastAsia="仿宋" w:hAnsi="仿宋" w:hint="eastAsia"/>
        </w:rPr>
        <w:t>）</w:t>
      </w:r>
    </w:p>
    <w:p w14:paraId="45AF095B" w14:textId="77777777" w:rsidR="00ED24E8" w:rsidRPr="0006263E" w:rsidRDefault="00ED24E8" w:rsidP="00ED24E8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6706C544" w14:textId="0C377516" w:rsidR="00ED24E8" w:rsidRPr="0006263E" w:rsidRDefault="00D930FB" w:rsidP="00ED24E8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4ECB7A48" wp14:editId="6F1EF086">
            <wp:extent cx="4470400" cy="361950"/>
            <wp:effectExtent l="0" t="0" r="6350" b="0"/>
            <wp:docPr id="3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B92C737-DB19-46EA-829B-9933E6A08C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B92C737-DB19-46EA-829B-9933E6A08C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619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6937CA6" w14:textId="7F5678C8" w:rsidR="00D930FB" w:rsidRPr="0006263E" w:rsidRDefault="00D930FB" w:rsidP="00A918E4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>这是请求时的格式内容，注意</w:t>
      </w:r>
      <w:proofErr w:type="gramStart"/>
      <w:r w:rsidRPr="0006263E">
        <w:rPr>
          <w:rFonts w:ascii="仿宋" w:eastAsia="仿宋" w:hAnsi="仿宋" w:hint="eastAsia"/>
          <w:sz w:val="24"/>
          <w:szCs w:val="28"/>
        </w:rPr>
        <w:t>都是小端序</w:t>
      </w:r>
      <w:proofErr w:type="gramEnd"/>
      <w:r w:rsidRPr="0006263E">
        <w:rPr>
          <w:rFonts w:ascii="仿宋" w:eastAsia="仿宋" w:hAnsi="仿宋" w:hint="eastAsia"/>
          <w:sz w:val="24"/>
          <w:szCs w:val="28"/>
        </w:rPr>
        <w:t>的，如果真是这样的结果，那么对于不同的工程</w:t>
      </w:r>
      <w:r w:rsidR="00A918E4" w:rsidRPr="0006263E">
        <w:rPr>
          <w:rFonts w:ascii="仿宋" w:eastAsia="仿宋" w:hAnsi="仿宋" w:hint="eastAsia"/>
          <w:sz w:val="24"/>
          <w:szCs w:val="28"/>
        </w:rPr>
        <w:t>这几个块请求的内容都是一样的，所以这几个报文请求的内容应该是系统的一些内容和信息。</w:t>
      </w:r>
    </w:p>
    <w:p w14:paraId="33649774" w14:textId="6ACB73E3" w:rsidR="000C40A3" w:rsidRPr="0006263E" w:rsidRDefault="000C40A3" w:rsidP="00A918E4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  <w:highlight w:val="cyan"/>
        </w:rPr>
        <w:t>？？？如何验证这些字段的内容是否正确，可以通过更改offset和bytes</w:t>
      </w:r>
      <w:r w:rsidRPr="0006263E">
        <w:rPr>
          <w:rFonts w:ascii="仿宋" w:eastAsia="仿宋" w:hAnsi="仿宋"/>
          <w:sz w:val="24"/>
          <w:szCs w:val="28"/>
          <w:highlight w:val="cyan"/>
        </w:rPr>
        <w:t xml:space="preserve"> </w:t>
      </w:r>
      <w:r w:rsidRPr="0006263E">
        <w:rPr>
          <w:rFonts w:ascii="仿宋" w:eastAsia="仿宋" w:hAnsi="仿宋" w:hint="eastAsia"/>
          <w:sz w:val="24"/>
          <w:szCs w:val="28"/>
          <w:highlight w:val="cyan"/>
        </w:rPr>
        <w:t>to</w:t>
      </w:r>
      <w:r w:rsidRPr="0006263E">
        <w:rPr>
          <w:rFonts w:ascii="仿宋" w:eastAsia="仿宋" w:hAnsi="仿宋"/>
          <w:sz w:val="24"/>
          <w:szCs w:val="28"/>
          <w:highlight w:val="cyan"/>
        </w:rPr>
        <w:t xml:space="preserve"> </w:t>
      </w:r>
      <w:r w:rsidRPr="0006263E">
        <w:rPr>
          <w:rFonts w:ascii="仿宋" w:eastAsia="仿宋" w:hAnsi="仿宋" w:hint="eastAsia"/>
          <w:sz w:val="24"/>
          <w:szCs w:val="28"/>
          <w:highlight w:val="cyan"/>
        </w:rPr>
        <w:t>read读取相同的内容，看是否一致，有待验证？？？</w:t>
      </w:r>
    </w:p>
    <w:p w14:paraId="1A29B6EA" w14:textId="53F25FDE" w:rsidR="00A0654C" w:rsidRPr="0006263E" w:rsidRDefault="00A0654C" w:rsidP="00A918E4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  <w:highlight w:val="cyan"/>
        </w:rPr>
        <w:t>？？？同时</w:t>
      </w:r>
      <w:proofErr w:type="gramStart"/>
      <w:r w:rsidRPr="0006263E">
        <w:rPr>
          <w:rFonts w:ascii="仿宋" w:eastAsia="仿宋" w:hAnsi="仿宋" w:hint="eastAsia"/>
          <w:sz w:val="24"/>
          <w:szCs w:val="28"/>
          <w:highlight w:val="cyan"/>
        </w:rPr>
        <w:t>由于博客中</w:t>
      </w:r>
      <w:proofErr w:type="gramEnd"/>
      <w:r w:rsidRPr="0006263E">
        <w:rPr>
          <w:rFonts w:ascii="仿宋" w:eastAsia="仿宋" w:hAnsi="仿宋" w:hint="eastAsia"/>
          <w:sz w:val="24"/>
          <w:szCs w:val="28"/>
          <w:highlight w:val="cyan"/>
        </w:rPr>
        <w:t>写道，第一个字段的最后一个字节？？也有可能是0</w:t>
      </w:r>
      <w:r w:rsidRPr="0006263E">
        <w:rPr>
          <w:rFonts w:ascii="仿宋" w:eastAsia="仿宋" w:hAnsi="仿宋"/>
          <w:sz w:val="24"/>
          <w:szCs w:val="28"/>
          <w:highlight w:val="cyan"/>
        </w:rPr>
        <w:t>0</w:t>
      </w:r>
      <w:r w:rsidRPr="0006263E">
        <w:rPr>
          <w:rFonts w:ascii="仿宋" w:eastAsia="仿宋" w:hAnsi="仿宋" w:hint="eastAsia"/>
          <w:sz w:val="24"/>
          <w:szCs w:val="28"/>
          <w:highlight w:val="cyan"/>
        </w:rPr>
        <w:t>，所以，这里也需要经过验证，证明</w:t>
      </w:r>
      <w:r w:rsidR="006854DA" w:rsidRPr="0006263E">
        <w:rPr>
          <w:rFonts w:ascii="仿宋" w:eastAsia="仿宋" w:hAnsi="仿宋" w:hint="eastAsia"/>
          <w:sz w:val="24"/>
          <w:szCs w:val="28"/>
          <w:highlight w:val="cyan"/>
        </w:rPr>
        <w:t>可以为这个数，如果失败了，返回的结果会是啥？？？</w:t>
      </w:r>
    </w:p>
    <w:p w14:paraId="1454B8B8" w14:textId="2E115A42" w:rsidR="006854DA" w:rsidRPr="0006263E" w:rsidRDefault="006854DA" w:rsidP="006854DA">
      <w:pPr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6AC05C55" wp14:editId="0649BCFA">
            <wp:extent cx="5274310" cy="7956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C069" w14:textId="77777777" w:rsidR="00ED24E8" w:rsidRPr="0006263E" w:rsidRDefault="00ED24E8" w:rsidP="00ED24E8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69004A50" w14:textId="47F23BCB" w:rsidR="00C44483" w:rsidRPr="0006263E" w:rsidRDefault="00DA215F" w:rsidP="00DA215F">
      <w:pPr>
        <w:jc w:val="center"/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39317C90" wp14:editId="3A847129">
            <wp:extent cx="3892550" cy="361950"/>
            <wp:effectExtent l="0" t="0" r="0" b="0"/>
            <wp:docPr id="3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1C23F33-A1E6-488D-997A-23B91D20E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1C23F33-A1E6-488D-997A-23B91D20EB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3619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2ECA9A6" w14:textId="2364F0E0" w:rsidR="00DA215F" w:rsidRPr="0006263E" w:rsidRDefault="00DA215F" w:rsidP="00DA215F">
      <w:pPr>
        <w:jc w:val="left"/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ab/>
        <w:t>R</w:t>
      </w:r>
      <w:r w:rsidRPr="0006263E">
        <w:rPr>
          <w:rFonts w:ascii="仿宋" w:eastAsia="仿宋" w:hAnsi="仿宋" w:hint="eastAsia"/>
        </w:rPr>
        <w:t>esponse报文会将query报文的一些内容给复制出来，同时在最后附上需要读取的对应长度的内容。</w:t>
      </w:r>
    </w:p>
    <w:p w14:paraId="4244358A" w14:textId="1D79E985" w:rsidR="00ED24E8" w:rsidRPr="0006263E" w:rsidRDefault="006854DA" w:rsidP="006854DA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606D2585" wp14:editId="0937582E">
            <wp:extent cx="5274310" cy="9271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A6AB" w14:textId="0B6FCF44" w:rsidR="00ED24E8" w:rsidRPr="0006263E" w:rsidRDefault="00277B37" w:rsidP="00ED24E8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PLC连接状态检查</w:t>
      </w:r>
      <w:r w:rsidR="00ED24E8" w:rsidRPr="0006263E">
        <w:rPr>
          <w:rFonts w:ascii="仿宋" w:eastAsia="仿宋" w:hAnsi="仿宋" w:hint="eastAsia"/>
        </w:rPr>
        <w:t>（0x</w:t>
      </w:r>
      <w:r w:rsidR="00ED24E8" w:rsidRPr="0006263E">
        <w:rPr>
          <w:rFonts w:ascii="仿宋" w:eastAsia="仿宋" w:hAnsi="仿宋"/>
        </w:rPr>
        <w:t>58</w:t>
      </w:r>
      <w:r w:rsidR="00ED24E8" w:rsidRPr="0006263E">
        <w:rPr>
          <w:rFonts w:ascii="仿宋" w:eastAsia="仿宋" w:hAnsi="仿宋" w:hint="eastAsia"/>
        </w:rPr>
        <w:t>）</w:t>
      </w:r>
    </w:p>
    <w:p w14:paraId="5B6F2A49" w14:textId="2911E291" w:rsidR="00120964" w:rsidRPr="0006263E" w:rsidRDefault="00120964" w:rsidP="00120964">
      <w:p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根据</w:t>
      </w:r>
      <w:proofErr w:type="gramStart"/>
      <w:r w:rsidRPr="0006263E">
        <w:rPr>
          <w:rFonts w:ascii="仿宋" w:eastAsia="仿宋" w:hAnsi="仿宋" w:hint="eastAsia"/>
        </w:rPr>
        <w:t>博客内容</w:t>
      </w:r>
      <w:proofErr w:type="gramEnd"/>
      <w:r w:rsidRPr="0006263E">
        <w:rPr>
          <w:rFonts w:ascii="仿宋" w:eastAsia="仿宋" w:hAnsi="仿宋" w:hint="eastAsia"/>
        </w:rPr>
        <w:t>介绍，对于0x</w:t>
      </w:r>
      <w:r w:rsidRPr="0006263E">
        <w:rPr>
          <w:rFonts w:ascii="仿宋" w:eastAsia="仿宋" w:hAnsi="仿宋"/>
        </w:rPr>
        <w:t>58</w:t>
      </w:r>
      <w:r w:rsidRPr="0006263E">
        <w:rPr>
          <w:rFonts w:ascii="仿宋" w:eastAsia="仿宋" w:hAnsi="仿宋" w:hint="eastAsia"/>
        </w:rPr>
        <w:t>主要是有下面的几种情况，</w:t>
      </w:r>
    </w:p>
    <w:p w14:paraId="2E2DAC58" w14:textId="7D3BFA5C" w:rsidR="00120964" w:rsidRPr="0006263E" w:rsidRDefault="00120964" w:rsidP="0081513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0</w:t>
      </w:r>
      <w:r w:rsidRPr="0006263E">
        <w:rPr>
          <w:rFonts w:ascii="仿宋" w:eastAsia="仿宋" w:hAnsi="仿宋"/>
        </w:rPr>
        <w:t>0 58 01:Can be used to log on the “</w:t>
      </w:r>
      <w:proofErr w:type="spellStart"/>
      <w:r w:rsidRPr="0006263E">
        <w:rPr>
          <w:rFonts w:ascii="仿宋" w:eastAsia="仿宋" w:hAnsi="仿宋"/>
        </w:rPr>
        <w:t>Diag</w:t>
      </w:r>
      <w:proofErr w:type="spellEnd"/>
      <w:r w:rsidRPr="0006263E">
        <w:rPr>
          <w:rFonts w:ascii="仿宋" w:eastAsia="仿宋" w:hAnsi="仿宋"/>
        </w:rPr>
        <w:t xml:space="preserve"> buffer”, before starting the strategy upload/download process</w:t>
      </w:r>
    </w:p>
    <w:p w14:paraId="602956A2" w14:textId="77777777" w:rsidR="0081513E" w:rsidRPr="0006263E" w:rsidRDefault="0081513E" w:rsidP="0081513E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013f0000000d005a00580100000000ffff0000</w:t>
      </w:r>
    </w:p>
    <w:p w14:paraId="01009855" w14:textId="2B02CAB4" w:rsidR="0081513E" w:rsidRPr="0006263E" w:rsidRDefault="0081513E" w:rsidP="00120964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013f00000006005a00fe0100</w:t>
      </w:r>
    </w:p>
    <w:p w14:paraId="2D3CDCCE" w14:textId="2527348F" w:rsidR="00120964" w:rsidRPr="0006263E" w:rsidRDefault="00120964" w:rsidP="0081513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0</w:t>
      </w:r>
      <w:r w:rsidRPr="0006263E">
        <w:rPr>
          <w:rFonts w:ascii="仿宋" w:eastAsia="仿宋" w:hAnsi="仿宋"/>
        </w:rPr>
        <w:t>0 58 02: Can be used to log out from the “</w:t>
      </w:r>
      <w:proofErr w:type="spellStart"/>
      <w:r w:rsidRPr="0006263E">
        <w:rPr>
          <w:rFonts w:ascii="仿宋" w:eastAsia="仿宋" w:hAnsi="仿宋"/>
        </w:rPr>
        <w:t>Diag</w:t>
      </w:r>
      <w:proofErr w:type="spellEnd"/>
      <w:r w:rsidRPr="0006263E">
        <w:rPr>
          <w:rFonts w:ascii="仿宋" w:eastAsia="仿宋" w:hAnsi="仿宋"/>
        </w:rPr>
        <w:t xml:space="preserve"> buffer”</w:t>
      </w:r>
    </w:p>
    <w:p w14:paraId="4CABAA0A" w14:textId="77777777" w:rsidR="0081513E" w:rsidRPr="0006263E" w:rsidRDefault="0081513E" w:rsidP="0081513E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01ef0000000d005a0058020100000000000000</w:t>
      </w:r>
    </w:p>
    <w:p w14:paraId="6C180B44" w14:textId="53EFF87C" w:rsidR="0081513E" w:rsidRPr="0006263E" w:rsidRDefault="0081513E" w:rsidP="00120964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01ef00000004005a00fe</w:t>
      </w:r>
    </w:p>
    <w:p w14:paraId="4B3E6EBF" w14:textId="787009FC" w:rsidR="00120964" w:rsidRPr="0006263E" w:rsidRDefault="00120964" w:rsidP="0081513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 xml:space="preserve">00 58 03: used to ack an error with </w:t>
      </w:r>
      <w:proofErr w:type="spellStart"/>
      <w:r w:rsidRPr="0006263E">
        <w:rPr>
          <w:rFonts w:ascii="仿宋" w:eastAsia="仿宋" w:hAnsi="仿宋"/>
        </w:rPr>
        <w:t>Diag</w:t>
      </w:r>
      <w:proofErr w:type="spellEnd"/>
      <w:r w:rsidRPr="0006263E">
        <w:rPr>
          <w:rFonts w:ascii="仿宋" w:eastAsia="仿宋" w:hAnsi="仿宋"/>
        </w:rPr>
        <w:t xml:space="preserve"> buffer for information</w:t>
      </w:r>
      <w:r w:rsidR="0081513E" w:rsidRPr="0006263E">
        <w:rPr>
          <w:rFonts w:ascii="仿宋" w:eastAsia="仿宋" w:hAnsi="仿宋" w:hint="eastAsia"/>
        </w:rPr>
        <w:t>（在本次过程中没有抓到该功能码的报文）</w:t>
      </w:r>
    </w:p>
    <w:p w14:paraId="2757F404" w14:textId="6D6C7154" w:rsidR="00120964" w:rsidRPr="0006263E" w:rsidRDefault="00120964" w:rsidP="0081513E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0</w:t>
      </w:r>
      <w:r w:rsidRPr="0006263E">
        <w:rPr>
          <w:rFonts w:ascii="仿宋" w:eastAsia="仿宋" w:hAnsi="仿宋"/>
        </w:rPr>
        <w:t xml:space="preserve">0 58 07:used to query the </w:t>
      </w:r>
      <w:proofErr w:type="spellStart"/>
      <w:r w:rsidRPr="0006263E">
        <w:rPr>
          <w:rFonts w:ascii="仿宋" w:eastAsia="仿宋" w:hAnsi="仿宋"/>
        </w:rPr>
        <w:t>Diag</w:t>
      </w:r>
      <w:proofErr w:type="spellEnd"/>
      <w:r w:rsidRPr="0006263E">
        <w:rPr>
          <w:rFonts w:ascii="仿宋" w:eastAsia="仿宋" w:hAnsi="仿宋"/>
        </w:rPr>
        <w:t xml:space="preserve"> buffer for information</w:t>
      </w:r>
    </w:p>
    <w:p w14:paraId="7E44891F" w14:textId="77777777" w:rsidR="009F4850" w:rsidRPr="0006263E" w:rsidRDefault="009F4850" w:rsidP="009F4850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035e0000000d005a005807018000000000fb03</w:t>
      </w:r>
    </w:p>
    <w:p w14:paraId="626656E3" w14:textId="77777777" w:rsidR="0081513E" w:rsidRPr="0006263E" w:rsidRDefault="009F4850" w:rsidP="0081513E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lastRenderedPageBreak/>
        <w:t>035e00000008005a00fe00010200</w:t>
      </w:r>
    </w:p>
    <w:p w14:paraId="20941444" w14:textId="2E329EB6" w:rsidR="00EB7057" w:rsidRPr="0006263E" w:rsidRDefault="0081513E" w:rsidP="0081513E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但是就结果来看，其实作者对于该字段的内容也不是太了解。</w:t>
      </w:r>
    </w:p>
    <w:p w14:paraId="73C3E108" w14:textId="19EAB3AD" w:rsidR="00ED24E8" w:rsidRPr="0006263E" w:rsidRDefault="00B70356" w:rsidP="00ED24E8">
      <w:pPr>
        <w:pStyle w:val="3"/>
        <w:numPr>
          <w:ilvl w:val="0"/>
          <w:numId w:val="2"/>
        </w:numPr>
        <w:rPr>
          <w:rFonts w:ascii="仿宋" w:eastAsia="仿宋" w:hAnsi="仿宋"/>
        </w:rPr>
      </w:pPr>
      <w:r>
        <w:rPr>
          <w:rFonts w:ascii="仿宋" w:eastAsia="仿宋" w:hAnsi="仿宋"/>
        </w:rPr>
        <w:softHyphen/>
      </w:r>
      <w:r>
        <w:rPr>
          <w:rFonts w:ascii="仿宋" w:eastAsia="仿宋" w:hAnsi="仿宋"/>
        </w:rPr>
        <w:softHyphen/>
      </w:r>
      <w:r w:rsidR="00213EAB" w:rsidRPr="0006263E">
        <w:rPr>
          <w:rFonts w:ascii="仿宋" w:eastAsia="仿宋" w:hAnsi="仿宋" w:hint="eastAsia"/>
        </w:rPr>
        <w:t>系统bi</w:t>
      </w:r>
      <w:r w:rsidR="0095377C" w:rsidRPr="0006263E">
        <w:rPr>
          <w:rFonts w:ascii="仿宋" w:eastAsia="仿宋" w:hAnsi="仿宋" w:hint="eastAsia"/>
        </w:rPr>
        <w:t>t</w:t>
      </w:r>
      <w:r w:rsidR="00213EAB" w:rsidRPr="0006263E">
        <w:rPr>
          <w:rFonts w:ascii="仿宋" w:eastAsia="仿宋" w:hAnsi="仿宋" w:hint="eastAsia"/>
        </w:rPr>
        <w:t>s读取</w:t>
      </w:r>
      <w:r w:rsidR="00ED24E8" w:rsidRPr="0006263E">
        <w:rPr>
          <w:rFonts w:ascii="仿宋" w:eastAsia="仿宋" w:hAnsi="仿宋" w:hint="eastAsia"/>
        </w:rPr>
        <w:t>（0x</w:t>
      </w:r>
      <w:r w:rsidR="00ED24E8" w:rsidRPr="0006263E">
        <w:rPr>
          <w:rFonts w:ascii="仿宋" w:eastAsia="仿宋" w:hAnsi="仿宋"/>
        </w:rPr>
        <w:t>50</w:t>
      </w:r>
      <w:r w:rsidR="00ED24E8" w:rsidRPr="0006263E">
        <w:rPr>
          <w:rFonts w:ascii="仿宋" w:eastAsia="仿宋" w:hAnsi="仿宋" w:hint="eastAsia"/>
        </w:rPr>
        <w:t>）</w:t>
      </w:r>
    </w:p>
    <w:p w14:paraId="0903A593" w14:textId="1203FED1" w:rsidR="00FA1B8B" w:rsidRPr="0006263E" w:rsidRDefault="00FA1B8B" w:rsidP="00FA1B8B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这个功能码也只是在从plc</w:t>
      </w:r>
      <w:r w:rsidRPr="0006263E">
        <w:rPr>
          <w:rFonts w:ascii="仿宋" w:eastAsia="仿宋" w:hAnsi="仿宋"/>
        </w:rPr>
        <w:t>2</w:t>
      </w:r>
      <w:r w:rsidRPr="0006263E">
        <w:rPr>
          <w:rFonts w:ascii="仿宋" w:eastAsia="仿宋" w:hAnsi="仿宋" w:hint="eastAsia"/>
        </w:rPr>
        <w:t>pc时会出现多次</w:t>
      </w:r>
    </w:p>
    <w:p w14:paraId="6D997770" w14:textId="766FDB00" w:rsidR="005E280F" w:rsidRPr="0006263E" w:rsidRDefault="00693A8C" w:rsidP="00693A8C">
      <w:pPr>
        <w:widowControl/>
        <w:jc w:val="left"/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</w:pPr>
      <w:r w:rsidRPr="0006263E"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16ACF3" wp14:editId="5CE7B921">
                <wp:simplePos x="0" y="0"/>
                <wp:positionH relativeFrom="column">
                  <wp:posOffset>930234</wp:posOffset>
                </wp:positionH>
                <wp:positionV relativeFrom="paragraph">
                  <wp:posOffset>1474775</wp:posOffset>
                </wp:positionV>
                <wp:extent cx="219919" cy="162046"/>
                <wp:effectExtent l="0" t="0" r="27940" b="285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19" cy="162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11C9" id="矩形 63" o:spid="_x0000_s1026" style="position:absolute;left:0;text-align:left;margin-left:73.25pt;margin-top:116.1pt;width:17.3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" filled="f" strokecolor="red" strokeweight="1pt"/>
            </w:pict>
          </mc:Fallback>
        </mc:AlternateContent>
      </w:r>
      <w:r w:rsidRPr="0006263E"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F16A9F" wp14:editId="40B605EC">
                <wp:simplePos x="0" y="0"/>
                <wp:positionH relativeFrom="column">
                  <wp:posOffset>2053043</wp:posOffset>
                </wp:positionH>
                <wp:positionV relativeFrom="paragraph">
                  <wp:posOffset>1202770</wp:posOffset>
                </wp:positionV>
                <wp:extent cx="219919" cy="162046"/>
                <wp:effectExtent l="0" t="0" r="27940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19" cy="162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BD7F9" id="矩形 62" o:spid="_x0000_s1026" style="position:absolute;left:0;text-align:left;margin-left:161.65pt;margin-top:94.7pt;width:17.3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" filled="f" strokecolor="red" strokeweight="1pt"/>
            </w:pict>
          </mc:Fallback>
        </mc:AlternateContent>
      </w:r>
      <w:r w:rsidRPr="0006263E"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B523D7" wp14:editId="220E0DE5">
                <wp:simplePos x="0" y="0"/>
                <wp:positionH relativeFrom="column">
                  <wp:posOffset>928868</wp:posOffset>
                </wp:positionH>
                <wp:positionV relativeFrom="paragraph">
                  <wp:posOffset>1201709</wp:posOffset>
                </wp:positionV>
                <wp:extent cx="219919" cy="162046"/>
                <wp:effectExtent l="0" t="0" r="27940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19" cy="162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983B8" id="矩形 61" o:spid="_x0000_s1026" style="position:absolute;left:0;text-align:left;margin-left:73.15pt;margin-top:94.6pt;width:17.3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" filled="f" strokecolor="red" strokeweight="1pt"/>
            </w:pict>
          </mc:Fallback>
        </mc:AlternateContent>
      </w:r>
      <w:r w:rsidR="00B801C9" w:rsidRPr="0006263E">
        <w:rPr>
          <w:rFonts w:ascii="仿宋" w:eastAsia="仿宋" w:hAnsi="仿宋"/>
          <w:noProof/>
        </w:rPr>
        <w:drawing>
          <wp:inline distT="0" distB="0" distL="0" distR="0" wp14:anchorId="15FD46A4" wp14:editId="1037D7E5">
            <wp:extent cx="5274310" cy="16535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1CE0" w14:textId="14685406" w:rsidR="006C1CC8" w:rsidRPr="0006263E" w:rsidRDefault="00693A8C" w:rsidP="00EB7057">
      <w:pPr>
        <w:widowControl/>
        <w:jc w:val="left"/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</w:pPr>
      <w:r w:rsidRPr="0006263E">
        <w:rPr>
          <w:rFonts w:ascii="仿宋" w:eastAsia="仿宋" w:hAnsi="仿宋" w:cs="宋体"/>
          <w:noProof/>
          <w:color w:val="7F0000"/>
          <w:kern w:val="0"/>
          <w:sz w:val="24"/>
          <w:szCs w:val="24"/>
          <w:shd w:val="clear" w:color="auto" w:fill="FBEDE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B7B1C" wp14:editId="3E8B0A2E">
                <wp:simplePos x="0" y="0"/>
                <wp:positionH relativeFrom="column">
                  <wp:posOffset>2136823</wp:posOffset>
                </wp:positionH>
                <wp:positionV relativeFrom="paragraph">
                  <wp:posOffset>1037558</wp:posOffset>
                </wp:positionV>
                <wp:extent cx="219710" cy="161925"/>
                <wp:effectExtent l="0" t="0" r="27940" b="2857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F509F" id="矩形 65" o:spid="_x0000_s1026" style="position:absolute;left:0;text-align:left;margin-left:168.25pt;margin-top:81.7pt;width:17.3pt;height:1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" filled="f" strokecolor="red" strokeweight="1pt"/>
            </w:pict>
          </mc:Fallback>
        </mc:AlternateContent>
      </w:r>
      <w:r w:rsidRPr="0006263E">
        <w:rPr>
          <w:rFonts w:ascii="仿宋" w:eastAsia="仿宋" w:hAnsi="仿宋" w:cs="宋体"/>
          <w:noProof/>
          <w:color w:val="7F0000"/>
          <w:kern w:val="0"/>
          <w:sz w:val="24"/>
          <w:szCs w:val="24"/>
          <w:shd w:val="clear" w:color="auto" w:fill="FBEDE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51DED6" wp14:editId="3BC0AFFD">
                <wp:simplePos x="0" y="0"/>
                <wp:positionH relativeFrom="column">
                  <wp:posOffset>857250</wp:posOffset>
                </wp:positionH>
                <wp:positionV relativeFrom="paragraph">
                  <wp:posOffset>1296670</wp:posOffset>
                </wp:positionV>
                <wp:extent cx="219710" cy="161925"/>
                <wp:effectExtent l="0" t="0" r="27940" b="2857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B1F59" id="矩形 66" o:spid="_x0000_s1026" style="position:absolute;left:0;text-align:left;margin-left:67.5pt;margin-top:102.1pt;width:17.3pt;height:1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" filled="f" strokecolor="red" strokeweight="1pt"/>
            </w:pict>
          </mc:Fallback>
        </mc:AlternateContent>
      </w:r>
      <w:r w:rsidRPr="0006263E">
        <w:rPr>
          <w:rFonts w:ascii="仿宋" w:eastAsia="仿宋" w:hAnsi="仿宋" w:cs="宋体"/>
          <w:noProof/>
          <w:color w:val="7F0000"/>
          <w:kern w:val="0"/>
          <w:sz w:val="24"/>
          <w:szCs w:val="24"/>
          <w:shd w:val="clear" w:color="auto" w:fill="FBEDE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8F3955" wp14:editId="21499992">
                <wp:simplePos x="0" y="0"/>
                <wp:positionH relativeFrom="column">
                  <wp:posOffset>856526</wp:posOffset>
                </wp:positionH>
                <wp:positionV relativeFrom="paragraph">
                  <wp:posOffset>1023781</wp:posOffset>
                </wp:positionV>
                <wp:extent cx="219919" cy="162046"/>
                <wp:effectExtent l="0" t="0" r="27940" b="2857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19" cy="162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6AE35" id="矩形 64" o:spid="_x0000_s1026" style="position:absolute;left:0;text-align:left;margin-left:67.45pt;margin-top:80.6pt;width:17.3pt;height:1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" filled="f" strokecolor="red" strokeweight="1pt"/>
            </w:pict>
          </mc:Fallback>
        </mc:AlternateContent>
      </w:r>
      <w:r w:rsidR="006C1CC8" w:rsidRPr="0006263E">
        <w:rPr>
          <w:rFonts w:ascii="仿宋" w:eastAsia="仿宋" w:hAnsi="仿宋"/>
          <w:noProof/>
        </w:rPr>
        <w:drawing>
          <wp:inline distT="0" distB="0" distL="0" distR="0" wp14:anchorId="3799C117" wp14:editId="27997337">
            <wp:extent cx="5274310" cy="14884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854C" w14:textId="5DF90DBC" w:rsidR="00693A8C" w:rsidRPr="0006263E" w:rsidRDefault="00693A8C" w:rsidP="00EB7057">
      <w:pPr>
        <w:widowControl/>
        <w:jc w:val="left"/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3690CD73" wp14:editId="37974D90">
            <wp:extent cx="5274310" cy="16402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54F0" w14:textId="7F203642" w:rsidR="00B801C9" w:rsidRPr="0006263E" w:rsidRDefault="00B801C9" w:rsidP="00BD599D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>这里仅对这一个类型的请求做出以下可能的说明</w:t>
      </w:r>
      <w:r w:rsidR="00F406D9" w:rsidRPr="0006263E">
        <w:rPr>
          <w:rFonts w:ascii="仿宋" w:eastAsia="仿宋" w:hAnsi="仿宋" w:hint="eastAsia"/>
          <w:sz w:val="24"/>
          <w:szCs w:val="28"/>
        </w:rPr>
        <w:t>（参照博客）</w:t>
      </w:r>
      <w:r w:rsidRPr="0006263E">
        <w:rPr>
          <w:rFonts w:ascii="仿宋" w:eastAsia="仿宋" w:hAnsi="仿宋" w:hint="eastAsia"/>
          <w:sz w:val="24"/>
          <w:szCs w:val="28"/>
        </w:rPr>
        <w:t>：</w:t>
      </w:r>
    </w:p>
    <w:p w14:paraId="4D993CC1" w14:textId="01263DC6" w:rsidR="00BD599D" w:rsidRPr="0006263E" w:rsidRDefault="00BD599D" w:rsidP="00BD599D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/>
          <w:sz w:val="24"/>
          <w:szCs w:val="28"/>
        </w:rPr>
        <w:t>H</w:t>
      </w:r>
      <w:r w:rsidRPr="0006263E">
        <w:rPr>
          <w:rFonts w:ascii="仿宋" w:eastAsia="仿宋" w:hAnsi="仿宋" w:hint="eastAsia"/>
          <w:sz w:val="24"/>
          <w:szCs w:val="28"/>
        </w:rPr>
        <w:t>eader</w:t>
      </w:r>
      <w:r w:rsidR="00693A8C" w:rsidRPr="0006263E">
        <w:rPr>
          <w:rFonts w:ascii="仿宋" w:eastAsia="仿宋" w:hAnsi="仿宋" w:hint="eastAsia"/>
          <w:sz w:val="24"/>
          <w:szCs w:val="28"/>
        </w:rPr>
        <w:t>:</w:t>
      </w:r>
      <w:r w:rsidR="00693A8C" w:rsidRPr="0006263E">
        <w:rPr>
          <w:rFonts w:ascii="仿宋" w:eastAsia="仿宋" w:hAnsi="仿宋"/>
          <w:sz w:val="24"/>
          <w:szCs w:val="28"/>
        </w:rPr>
        <w:t xml:space="preserve"> </w:t>
      </w:r>
      <w:proofErr w:type="spellStart"/>
      <w:r w:rsidRPr="0006263E">
        <w:rPr>
          <w:rFonts w:ascii="仿宋" w:eastAsia="仿宋" w:hAnsi="仿宋" w:hint="eastAsia"/>
          <w:sz w:val="24"/>
          <w:szCs w:val="28"/>
        </w:rPr>
        <w:t>df</w:t>
      </w:r>
      <w:proofErr w:type="spellEnd"/>
      <w:r w:rsidRPr="0006263E">
        <w:rPr>
          <w:rFonts w:ascii="仿宋" w:eastAsia="仿宋" w:hAnsi="仿宋"/>
          <w:sz w:val="24"/>
          <w:szCs w:val="28"/>
        </w:rPr>
        <w:t xml:space="preserve"> 50 </w:t>
      </w:r>
      <w:r w:rsidR="00F406D9" w:rsidRPr="0006263E">
        <w:rPr>
          <w:rFonts w:ascii="仿宋" w:eastAsia="仿宋" w:hAnsi="仿宋"/>
          <w:sz w:val="24"/>
          <w:szCs w:val="28"/>
        </w:rPr>
        <w:t>15 00 03 01</w:t>
      </w:r>
    </w:p>
    <w:p w14:paraId="07D86724" w14:textId="445F0633" w:rsidR="00F406D9" w:rsidRPr="0006263E" w:rsidRDefault="00F406D9" w:rsidP="00BD599D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/>
          <w:sz w:val="24"/>
          <w:szCs w:val="28"/>
        </w:rPr>
        <w:t>Read:01 00</w:t>
      </w:r>
    </w:p>
    <w:p w14:paraId="0C7DA4FD" w14:textId="709CD8DE" w:rsidR="00F406D9" w:rsidRPr="0006263E" w:rsidRDefault="00F406D9" w:rsidP="00BD599D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/>
          <w:sz w:val="24"/>
          <w:szCs w:val="28"/>
        </w:rPr>
        <w:t>Length:00 11</w:t>
      </w:r>
      <w:r w:rsidR="005E280F" w:rsidRPr="0006263E">
        <w:rPr>
          <w:rFonts w:ascii="仿宋" w:eastAsia="仿宋" w:hAnsi="仿宋" w:hint="eastAsia"/>
          <w:sz w:val="24"/>
          <w:szCs w:val="28"/>
        </w:rPr>
        <w:t>（有问题的，不知道指的是那一段的length）</w:t>
      </w:r>
    </w:p>
    <w:p w14:paraId="5C4739FE" w14:textId="2860BC6A" w:rsidR="00F406D9" w:rsidRPr="0006263E" w:rsidRDefault="00F406D9" w:rsidP="00BD599D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/>
          <w:sz w:val="24"/>
          <w:szCs w:val="28"/>
        </w:rPr>
        <w:t>Action:00 33 01 00</w:t>
      </w:r>
    </w:p>
    <w:p w14:paraId="2228F83D" w14:textId="07E4AF85" w:rsidR="00F406D9" w:rsidRPr="0006263E" w:rsidRDefault="00F406D9" w:rsidP="00BD599D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>C</w:t>
      </w:r>
      <w:r w:rsidRPr="0006263E">
        <w:rPr>
          <w:rFonts w:ascii="仿宋" w:eastAsia="仿宋" w:hAnsi="仿宋"/>
          <w:sz w:val="24"/>
          <w:szCs w:val="28"/>
        </w:rPr>
        <w:t>ode:00 0f 00 0e</w:t>
      </w:r>
    </w:p>
    <w:p w14:paraId="378CD67E" w14:textId="5A2E035E" w:rsidR="00F406D9" w:rsidRPr="0006263E" w:rsidRDefault="00F406D9" w:rsidP="005E280F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/>
          <w:sz w:val="24"/>
          <w:szCs w:val="28"/>
        </w:rPr>
        <w:t>System bit:02 2d 00 0f</w:t>
      </w:r>
    </w:p>
    <w:p w14:paraId="00BCCE6F" w14:textId="0E716639" w:rsidR="00F406D9" w:rsidRPr="0006263E" w:rsidRDefault="00F406D9" w:rsidP="00BD599D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/>
          <w:sz w:val="24"/>
          <w:szCs w:val="28"/>
        </w:rPr>
        <w:t>Unknown:</w:t>
      </w:r>
    </w:p>
    <w:p w14:paraId="117ACFF9" w14:textId="63C93927" w:rsidR="00F406D9" w:rsidRPr="0006263E" w:rsidRDefault="00F406D9" w:rsidP="00BD599D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/>
          <w:sz w:val="24"/>
          <w:szCs w:val="28"/>
        </w:rPr>
        <w:t>Unknown_2:01 05 01 04</w:t>
      </w:r>
      <w:r w:rsidR="00693A8C" w:rsidRPr="0006263E">
        <w:rPr>
          <w:rFonts w:ascii="仿宋" w:eastAsia="仿宋" w:hAnsi="仿宋"/>
          <w:sz w:val="24"/>
          <w:szCs w:val="28"/>
        </w:rPr>
        <w:t>(</w:t>
      </w:r>
      <w:r w:rsidR="00693A8C" w:rsidRPr="0006263E">
        <w:rPr>
          <w:rFonts w:ascii="仿宋" w:eastAsia="仿宋" w:hAnsi="仿宋" w:hint="eastAsia"/>
          <w:sz w:val="24"/>
          <w:szCs w:val="28"/>
        </w:rPr>
        <w:t>观察了多个0</w:t>
      </w:r>
      <w:r w:rsidR="00693A8C" w:rsidRPr="0006263E">
        <w:rPr>
          <w:rFonts w:ascii="仿宋" w:eastAsia="仿宋" w:hAnsi="仿宋"/>
          <w:sz w:val="24"/>
          <w:szCs w:val="28"/>
        </w:rPr>
        <w:t>3</w:t>
      </w:r>
      <w:r w:rsidR="00693A8C" w:rsidRPr="0006263E">
        <w:rPr>
          <w:rFonts w:ascii="仿宋" w:eastAsia="仿宋" w:hAnsi="仿宋" w:hint="eastAsia"/>
          <w:sz w:val="24"/>
          <w:szCs w:val="28"/>
        </w:rPr>
        <w:t>的报文，这个字段是不变化的</w:t>
      </w:r>
      <w:r w:rsidR="00693A8C" w:rsidRPr="0006263E">
        <w:rPr>
          <w:rFonts w:ascii="仿宋" w:eastAsia="仿宋" w:hAnsi="仿宋"/>
          <w:sz w:val="24"/>
          <w:szCs w:val="28"/>
        </w:rPr>
        <w:t>)</w:t>
      </w:r>
    </w:p>
    <w:p w14:paraId="2F6B5E04" w14:textId="44C8E6B6" w:rsidR="00F406D9" w:rsidRPr="0006263E" w:rsidRDefault="00F406D9" w:rsidP="00BD599D">
      <w:pPr>
        <w:ind w:firstLine="42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/>
          <w:sz w:val="24"/>
          <w:szCs w:val="28"/>
        </w:rPr>
        <w:t>Last4 bytes</w:t>
      </w:r>
      <w:r w:rsidRPr="0006263E">
        <w:rPr>
          <w:rFonts w:ascii="仿宋" w:eastAsia="仿宋" w:hAnsi="仿宋" w:hint="eastAsia"/>
          <w:sz w:val="24"/>
          <w:szCs w:val="28"/>
        </w:rPr>
        <w:t>：</w:t>
      </w:r>
      <w:r w:rsidRPr="0006263E">
        <w:rPr>
          <w:rFonts w:ascii="仿宋" w:eastAsia="仿宋" w:hAnsi="仿宋"/>
          <w:sz w:val="24"/>
          <w:szCs w:val="28"/>
        </w:rPr>
        <w:t>00 00 00 01</w:t>
      </w:r>
    </w:p>
    <w:p w14:paraId="6A47BF1D" w14:textId="30E480F6" w:rsidR="00FA1B8B" w:rsidRPr="0006263E" w:rsidRDefault="00FA1B8B" w:rsidP="00FA1B8B">
      <w:pPr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/>
          <w:sz w:val="24"/>
          <w:szCs w:val="28"/>
        </w:rPr>
        <w:tab/>
      </w:r>
      <w:r w:rsidRPr="0006263E">
        <w:rPr>
          <w:rFonts w:ascii="仿宋" w:eastAsia="仿宋" w:hAnsi="仿宋" w:hint="eastAsia"/>
          <w:sz w:val="24"/>
          <w:szCs w:val="28"/>
        </w:rPr>
        <w:t>下面还有关于这个功能码的一些其他情况</w:t>
      </w:r>
      <w:r w:rsidR="001D5F86" w:rsidRPr="0006263E">
        <w:rPr>
          <w:rFonts w:ascii="仿宋" w:eastAsia="仿宋" w:hAnsi="仿宋" w:hint="eastAsia"/>
          <w:sz w:val="24"/>
          <w:szCs w:val="28"/>
        </w:rPr>
        <w:t>，对于该功能码的情况不是太清楚。</w:t>
      </w:r>
      <w:r w:rsidRPr="0006263E">
        <w:rPr>
          <w:rFonts w:ascii="仿宋" w:eastAsia="仿宋" w:hAnsi="仿宋" w:hint="eastAsia"/>
          <w:sz w:val="24"/>
          <w:szCs w:val="28"/>
        </w:rPr>
        <w:t>。</w:t>
      </w:r>
    </w:p>
    <w:p w14:paraId="78DB2DCF" w14:textId="3540FF7B" w:rsidR="00BD599D" w:rsidRPr="0006263E" w:rsidRDefault="005E280F" w:rsidP="00EB7057">
      <w:pPr>
        <w:widowControl/>
        <w:jc w:val="left"/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71037C2E" wp14:editId="0573D5FB">
            <wp:extent cx="5274310" cy="17049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0AFC" w14:textId="5273EFF2" w:rsidR="00D21365" w:rsidRPr="0006263E" w:rsidRDefault="00D21365" w:rsidP="00EB7057">
      <w:pPr>
        <w:widowControl/>
        <w:jc w:val="left"/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6200663F" wp14:editId="6F1E29FA">
            <wp:extent cx="5274310" cy="14528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279D" w14:textId="76CC77B8" w:rsidR="00D21365" w:rsidRPr="0006263E" w:rsidRDefault="00D21365" w:rsidP="00EB7057">
      <w:pPr>
        <w:widowControl/>
        <w:jc w:val="left"/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4270FD7F" wp14:editId="75EF4239">
            <wp:extent cx="5274310" cy="127571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728" w14:textId="3742C24D" w:rsidR="00D21365" w:rsidRPr="0006263E" w:rsidRDefault="00D21365" w:rsidP="00EB7057">
      <w:pPr>
        <w:widowControl/>
        <w:jc w:val="left"/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1397A511" wp14:editId="50ADD149">
            <wp:extent cx="5274310" cy="13582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337" w14:textId="591BA60F" w:rsidR="00D21365" w:rsidRPr="0006263E" w:rsidRDefault="00D21365" w:rsidP="00EB7057">
      <w:pPr>
        <w:widowControl/>
        <w:jc w:val="left"/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76B9A1D0" wp14:editId="3A40267C">
            <wp:extent cx="5274310" cy="12661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7261" w14:textId="75132964" w:rsidR="006C1CC8" w:rsidRPr="0006263E" w:rsidRDefault="006C1CC8" w:rsidP="00EB7057">
      <w:pPr>
        <w:widowControl/>
        <w:jc w:val="left"/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7B27E9EB" wp14:editId="1B533E8E">
            <wp:extent cx="5274310" cy="15024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1935" w14:textId="7C6ABBCE" w:rsidR="00E67296" w:rsidRPr="0006263E" w:rsidRDefault="00EB7057" w:rsidP="00701E3E">
      <w:pPr>
        <w:rPr>
          <w:rFonts w:ascii="仿宋" w:eastAsia="仿宋" w:hAnsi="仿宋"/>
          <w:color w:val="7F0000"/>
          <w:shd w:val="clear" w:color="auto" w:fill="FBEDED"/>
        </w:rPr>
      </w:pPr>
      <w:r w:rsidRPr="0006263E">
        <w:rPr>
          <w:rFonts w:ascii="仿宋" w:eastAsia="仿宋" w:hAnsi="仿宋" w:hint="eastAsia"/>
          <w:color w:val="7F0000"/>
          <w:shd w:val="clear" w:color="auto" w:fill="FBEDED"/>
        </w:rPr>
        <w:t>在这三个来回之后后面所有跟5</w:t>
      </w:r>
      <w:r w:rsidRPr="0006263E">
        <w:rPr>
          <w:rFonts w:ascii="仿宋" w:eastAsia="仿宋" w:hAnsi="仿宋"/>
          <w:color w:val="7F0000"/>
          <w:shd w:val="clear" w:color="auto" w:fill="FBEDED"/>
        </w:rPr>
        <w:t>0</w:t>
      </w:r>
      <w:r w:rsidRPr="0006263E">
        <w:rPr>
          <w:rFonts w:ascii="仿宋" w:eastAsia="仿宋" w:hAnsi="仿宋" w:hint="eastAsia"/>
          <w:color w:val="7F0000"/>
          <w:shd w:val="clear" w:color="auto" w:fill="FBEDED"/>
        </w:rPr>
        <w:t>相关的报文都是下面的这个模式，而他们的数目应该是跟在</w:t>
      </w:r>
      <w:r w:rsidR="00E67296" w:rsidRPr="0006263E">
        <w:rPr>
          <w:rFonts w:ascii="仿宋" w:eastAsia="仿宋" w:hAnsi="仿宋" w:hint="eastAsia"/>
          <w:color w:val="7F0000"/>
          <w:shd w:val="clear" w:color="auto" w:fill="FBEDED"/>
        </w:rPr>
        <w:t>验证的次数有关</w:t>
      </w:r>
      <w:r w:rsidR="00B92CA1" w:rsidRPr="0006263E">
        <w:rPr>
          <w:rFonts w:ascii="仿宋" w:eastAsia="仿宋" w:hAnsi="仿宋" w:hint="eastAsia"/>
          <w:color w:val="7F0000"/>
          <w:shd w:val="clear" w:color="auto" w:fill="FBEDED"/>
        </w:rPr>
        <w:t>，或者就是直接的监控。</w:t>
      </w:r>
    </w:p>
    <w:p w14:paraId="793095A4" w14:textId="77777777" w:rsidR="00EB7057" w:rsidRPr="0006263E" w:rsidRDefault="00EB7057" w:rsidP="00EB7057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01a300000008005adf5015000107</w:t>
      </w:r>
    </w:p>
    <w:p w14:paraId="57E9A292" w14:textId="77777777" w:rsidR="00EB7057" w:rsidRPr="0006263E" w:rsidRDefault="00EB7057" w:rsidP="00EB7057">
      <w:pPr>
        <w:widowControl/>
        <w:jc w:val="left"/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01a30000000b005adffe07000002000000</w:t>
      </w:r>
    </w:p>
    <w:p w14:paraId="390EADC1" w14:textId="77777777" w:rsidR="00EB7057" w:rsidRPr="0006263E" w:rsidRDefault="00EB7057" w:rsidP="00EB7057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01a40000000e005adf5015000209010f00020007</w:t>
      </w:r>
    </w:p>
    <w:p w14:paraId="032CA27A" w14:textId="77777777" w:rsidR="00EB7057" w:rsidRPr="0006263E" w:rsidRDefault="00EB7057" w:rsidP="00EB7057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01a400000010005adffe090200e08007000002000000</w:t>
      </w:r>
    </w:p>
    <w:p w14:paraId="6261E23B" w14:textId="77777777" w:rsidR="00EB7057" w:rsidRPr="0006263E" w:rsidRDefault="00EB7057" w:rsidP="00EB7057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01a50000000e005adf5015000105010400000001</w:t>
      </w:r>
    </w:p>
    <w:p w14:paraId="7A2E468C" w14:textId="4F910D56" w:rsidR="00701E3E" w:rsidRPr="0006263E" w:rsidRDefault="00EB7057" w:rsidP="00701E3E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01a500000004005adffe</w:t>
      </w:r>
    </w:p>
    <w:p w14:paraId="206D0F70" w14:textId="5654DF27" w:rsidR="00E31220" w:rsidRPr="0006263E" w:rsidRDefault="00E31220" w:rsidP="00ED24E8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项目初始化（0x</w:t>
      </w:r>
      <w:r w:rsidRPr="0006263E">
        <w:rPr>
          <w:rFonts w:ascii="仿宋" w:eastAsia="仿宋" w:hAnsi="仿宋"/>
        </w:rPr>
        <w:t>42</w:t>
      </w:r>
      <w:r w:rsidRPr="0006263E">
        <w:rPr>
          <w:rFonts w:ascii="仿宋" w:eastAsia="仿宋" w:hAnsi="仿宋" w:hint="eastAsia"/>
        </w:rPr>
        <w:t>）</w:t>
      </w:r>
    </w:p>
    <w:p w14:paraId="20EDBD82" w14:textId="77777777" w:rsidR="00906629" w:rsidRPr="0006263E" w:rsidRDefault="00906629" w:rsidP="00906629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5B8BEDE1" w14:textId="1183317A" w:rsidR="00906629" w:rsidRPr="0006263E" w:rsidRDefault="00371ABE" w:rsidP="00906629">
      <w:pPr>
        <w:rPr>
          <w:rFonts w:ascii="仿宋" w:eastAsia="仿宋" w:hAnsi="仿宋"/>
          <w:b/>
          <w:bCs/>
          <w:sz w:val="24"/>
          <w:szCs w:val="28"/>
        </w:rPr>
      </w:pPr>
      <w:r>
        <w:rPr>
          <w:rFonts w:ascii="仿宋" w:eastAsia="仿宋" w:hAnsi="仿宋"/>
          <w:noProof/>
        </w:rPr>
        <w:t>s</w:t>
      </w:r>
      <w:r w:rsidR="00906629" w:rsidRPr="0006263E">
        <w:rPr>
          <w:rFonts w:ascii="仿宋" w:eastAsia="仿宋" w:hAnsi="仿宋"/>
          <w:noProof/>
        </w:rPr>
        <w:drawing>
          <wp:inline distT="0" distB="0" distL="0" distR="0" wp14:anchorId="24E8C2D4" wp14:editId="6BCE8880">
            <wp:extent cx="5274310" cy="6965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BFC9" w14:textId="77777777" w:rsidR="00906629" w:rsidRPr="0006263E" w:rsidRDefault="00906629" w:rsidP="00906629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1101CB7D" w14:textId="564D8860" w:rsidR="00906629" w:rsidRPr="0006263E" w:rsidRDefault="00906629" w:rsidP="00906629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7775A35D" wp14:editId="23D4FAAE">
            <wp:extent cx="5274310" cy="3714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38A8" w14:textId="1A55835A" w:rsidR="00E31220" w:rsidRPr="0006263E" w:rsidRDefault="00906629" w:rsidP="00E31220">
      <w:pPr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ab/>
      </w:r>
      <w:r w:rsidRPr="0006263E">
        <w:rPr>
          <w:rFonts w:ascii="仿宋" w:eastAsia="仿宋" w:hAnsi="仿宋" w:hint="eastAsia"/>
        </w:rPr>
        <w:t>通过Control</w:t>
      </w:r>
      <w:r w:rsidRPr="0006263E">
        <w:rPr>
          <w:rFonts w:ascii="仿宋" w:eastAsia="仿宋" w:hAnsi="仿宋"/>
        </w:rPr>
        <w:t xml:space="preserve"> </w:t>
      </w:r>
      <w:r w:rsidRPr="0006263E">
        <w:rPr>
          <w:rFonts w:ascii="仿宋" w:eastAsia="仿宋" w:hAnsi="仿宋" w:hint="eastAsia"/>
        </w:rPr>
        <w:t>expert的点击实现</w:t>
      </w:r>
      <w:r w:rsidR="00184087" w:rsidRPr="0006263E">
        <w:rPr>
          <w:rFonts w:ascii="仿宋" w:eastAsia="仿宋" w:hAnsi="仿宋" w:hint="eastAsia"/>
        </w:rPr>
        <w:t>，非常肯定</w:t>
      </w:r>
      <w:r w:rsidR="00320C9D" w:rsidRPr="0006263E">
        <w:rPr>
          <w:rFonts w:ascii="仿宋" w:eastAsia="仿宋" w:hAnsi="仿宋" w:hint="eastAsia"/>
        </w:rPr>
        <w:t>。</w:t>
      </w:r>
    </w:p>
    <w:p w14:paraId="2F08AA2F" w14:textId="6C8648F4" w:rsidR="00ED24E8" w:rsidRPr="0006263E" w:rsidRDefault="00E31220" w:rsidP="00ED24E8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心跳包？？</w:t>
      </w:r>
      <w:r w:rsidR="00ED24E8" w:rsidRPr="0006263E">
        <w:rPr>
          <w:rFonts w:ascii="仿宋" w:eastAsia="仿宋" w:hAnsi="仿宋" w:hint="eastAsia"/>
        </w:rPr>
        <w:t>（0x</w:t>
      </w:r>
      <w:r w:rsidR="00ED24E8" w:rsidRPr="0006263E">
        <w:rPr>
          <w:rFonts w:ascii="仿宋" w:eastAsia="仿宋" w:hAnsi="仿宋"/>
        </w:rPr>
        <w:t>12</w:t>
      </w:r>
      <w:r w:rsidR="00ED24E8" w:rsidRPr="0006263E">
        <w:rPr>
          <w:rFonts w:ascii="仿宋" w:eastAsia="仿宋" w:hAnsi="仿宋" w:hint="eastAsia"/>
        </w:rPr>
        <w:t>）</w:t>
      </w:r>
    </w:p>
    <w:p w14:paraId="16E74B87" w14:textId="0646636C" w:rsidR="00E31220" w:rsidRPr="0006263E" w:rsidRDefault="00E31220" w:rsidP="005D2E69">
      <w:pPr>
        <w:ind w:firstLine="36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>这个</w:t>
      </w:r>
      <w:proofErr w:type="gramStart"/>
      <w:r w:rsidRPr="0006263E">
        <w:rPr>
          <w:rFonts w:ascii="仿宋" w:eastAsia="仿宋" w:hAnsi="仿宋" w:hint="eastAsia"/>
          <w:sz w:val="24"/>
          <w:szCs w:val="28"/>
        </w:rPr>
        <w:t>报文跟</w:t>
      </w:r>
      <w:proofErr w:type="gramEnd"/>
      <w:r w:rsidRPr="0006263E">
        <w:rPr>
          <w:rFonts w:ascii="仿宋" w:eastAsia="仿宋" w:hAnsi="仿宋" w:hint="eastAsia"/>
          <w:sz w:val="24"/>
          <w:szCs w:val="28"/>
        </w:rPr>
        <w:t>0</w:t>
      </w:r>
      <w:r w:rsidRPr="0006263E">
        <w:rPr>
          <w:rFonts w:ascii="仿宋" w:eastAsia="仿宋" w:hAnsi="仿宋"/>
          <w:sz w:val="24"/>
          <w:szCs w:val="28"/>
        </w:rPr>
        <w:t>x04</w:t>
      </w:r>
      <w:r w:rsidRPr="0006263E">
        <w:rPr>
          <w:rFonts w:ascii="仿宋" w:eastAsia="仿宋" w:hAnsi="仿宋" w:hint="eastAsia"/>
          <w:sz w:val="24"/>
          <w:szCs w:val="28"/>
        </w:rPr>
        <w:t>报文相比都是会反复出现的，但是</w:t>
      </w:r>
      <w:r w:rsidR="00320C9D" w:rsidRPr="0006263E">
        <w:rPr>
          <w:rFonts w:ascii="仿宋" w:eastAsia="仿宋" w:hAnsi="仿宋" w:hint="eastAsia"/>
          <w:sz w:val="24"/>
          <w:szCs w:val="28"/>
        </w:rPr>
        <w:t>该报文出现的周期比较长，而且从应答方式上来说，其实这个感觉似乎更加像心跳包，因为</w:t>
      </w:r>
      <w:r w:rsidR="00EB5C32" w:rsidRPr="0006263E">
        <w:rPr>
          <w:rFonts w:ascii="仿宋" w:eastAsia="仿宋" w:hAnsi="仿宋" w:hint="eastAsia"/>
          <w:sz w:val="24"/>
          <w:szCs w:val="28"/>
        </w:rPr>
        <w:t>心跳包的</w:t>
      </w:r>
      <w:r w:rsidR="00320C9D" w:rsidRPr="0006263E">
        <w:rPr>
          <w:rFonts w:ascii="仿宋" w:eastAsia="仿宋" w:hAnsi="仿宋" w:hint="eastAsia"/>
          <w:sz w:val="24"/>
          <w:szCs w:val="28"/>
        </w:rPr>
        <w:t>应答报文</w:t>
      </w:r>
      <w:r w:rsidR="00EB5C32" w:rsidRPr="0006263E">
        <w:rPr>
          <w:rFonts w:ascii="仿宋" w:eastAsia="仿宋" w:hAnsi="仿宋" w:hint="eastAsia"/>
          <w:sz w:val="24"/>
          <w:szCs w:val="28"/>
        </w:rPr>
        <w:t>也许</w:t>
      </w:r>
      <w:r w:rsidR="00320C9D" w:rsidRPr="0006263E">
        <w:rPr>
          <w:rFonts w:ascii="仿宋" w:eastAsia="仿宋" w:hAnsi="仿宋" w:hint="eastAsia"/>
          <w:sz w:val="24"/>
          <w:szCs w:val="28"/>
        </w:rPr>
        <w:t>没有那么多内容</w:t>
      </w:r>
      <w:r w:rsidR="00EB5C32" w:rsidRPr="0006263E">
        <w:rPr>
          <w:rFonts w:ascii="仿宋" w:eastAsia="仿宋" w:hAnsi="仿宋" w:hint="eastAsia"/>
          <w:sz w:val="24"/>
          <w:szCs w:val="28"/>
        </w:rPr>
        <w:t>（猜测）。</w:t>
      </w:r>
      <w:r w:rsidR="003F5F8E" w:rsidRPr="0006263E">
        <w:rPr>
          <w:rFonts w:ascii="仿宋" w:eastAsia="仿宋" w:hAnsi="仿宋" w:hint="eastAsia"/>
          <w:b/>
          <w:bCs/>
          <w:sz w:val="24"/>
          <w:szCs w:val="28"/>
          <w:highlight w:val="cyan"/>
        </w:rPr>
        <w:t>间隔时间：1</w:t>
      </w:r>
      <w:r w:rsidR="003F5F8E" w:rsidRPr="0006263E">
        <w:rPr>
          <w:rFonts w:ascii="仿宋" w:eastAsia="仿宋" w:hAnsi="仿宋"/>
          <w:b/>
          <w:bCs/>
          <w:sz w:val="24"/>
          <w:szCs w:val="28"/>
          <w:highlight w:val="cyan"/>
        </w:rPr>
        <w:t>5-16</w:t>
      </w:r>
      <w:r w:rsidR="003F5F8E" w:rsidRPr="0006263E">
        <w:rPr>
          <w:rFonts w:ascii="仿宋" w:eastAsia="仿宋" w:hAnsi="仿宋" w:hint="eastAsia"/>
          <w:b/>
          <w:bCs/>
          <w:sz w:val="24"/>
          <w:szCs w:val="28"/>
          <w:highlight w:val="cyan"/>
        </w:rPr>
        <w:t>s</w:t>
      </w:r>
    </w:p>
    <w:p w14:paraId="7A759E85" w14:textId="77777777" w:rsidR="00ED24E8" w:rsidRPr="0006263E" w:rsidRDefault="00ED24E8" w:rsidP="00ED24E8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bookmarkStart w:id="31" w:name="_Hlk101164531"/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bookmarkEnd w:id="31"/>
    <w:p w14:paraId="0C90D647" w14:textId="4223BAC3" w:rsidR="00226B1F" w:rsidRPr="0006263E" w:rsidRDefault="00226B1F" w:rsidP="00ED24E8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6FC0A5BA" wp14:editId="0E926CFC">
            <wp:extent cx="2816547" cy="294845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55205" cy="2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08FF" w14:textId="7864BF6C" w:rsidR="00ED24E8" w:rsidRPr="0006263E" w:rsidRDefault="00ED24E8" w:rsidP="00ED24E8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4C10997B" w14:textId="0E83E699" w:rsidR="00226B1F" w:rsidRPr="0006263E" w:rsidRDefault="00226B1F" w:rsidP="00226B1F">
      <w:pPr>
        <w:pStyle w:val="a7"/>
        <w:ind w:left="420" w:firstLineChars="0" w:firstLine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7B0A4FD9" wp14:editId="4481D127">
            <wp:extent cx="2660073" cy="301425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84987" cy="3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441C" w14:textId="28F71B43" w:rsidR="00D32177" w:rsidRPr="0006263E" w:rsidRDefault="00D32177" w:rsidP="00D32177">
      <w:pPr>
        <w:ind w:firstLine="360"/>
        <w:rPr>
          <w:rFonts w:ascii="仿宋" w:eastAsia="仿宋" w:hAnsi="仿宋"/>
          <w:b/>
          <w:bCs/>
          <w:color w:val="00B050"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color w:val="00B050"/>
          <w:sz w:val="24"/>
          <w:szCs w:val="28"/>
        </w:rPr>
        <w:t>尚不能确定该字段的含义是什么，不仅因为出现的次数少，而且只</w:t>
      </w:r>
      <w:r w:rsidR="00F47074" w:rsidRPr="0006263E">
        <w:rPr>
          <w:rFonts w:ascii="仿宋" w:eastAsia="仿宋" w:hAnsi="仿宋" w:hint="eastAsia"/>
          <w:b/>
          <w:bCs/>
          <w:color w:val="00B050"/>
          <w:sz w:val="24"/>
          <w:szCs w:val="28"/>
        </w:rPr>
        <w:t>都是最简单的</w:t>
      </w:r>
      <w:r w:rsidR="003757CC" w:rsidRPr="0006263E">
        <w:rPr>
          <w:rFonts w:ascii="仿宋" w:eastAsia="仿宋" w:hAnsi="仿宋" w:hint="eastAsia"/>
          <w:b/>
          <w:bCs/>
          <w:color w:val="00B050"/>
          <w:sz w:val="24"/>
          <w:szCs w:val="28"/>
        </w:rPr>
        <w:t>字段</w:t>
      </w:r>
      <w:r w:rsidRPr="0006263E">
        <w:rPr>
          <w:rFonts w:ascii="仿宋" w:eastAsia="仿宋" w:hAnsi="仿宋" w:hint="eastAsia"/>
          <w:b/>
          <w:bCs/>
          <w:color w:val="00B050"/>
          <w:sz w:val="24"/>
          <w:szCs w:val="28"/>
        </w:rPr>
        <w:t>。</w:t>
      </w:r>
    </w:p>
    <w:p w14:paraId="4ADE6891" w14:textId="467E308F" w:rsidR="00A53436" w:rsidRDefault="00A53436" w:rsidP="00C439CC">
      <w:pPr>
        <w:pStyle w:val="3"/>
        <w:numPr>
          <w:ilvl w:val="0"/>
          <w:numId w:val="2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（0x</w:t>
      </w:r>
      <w:r>
        <w:rPr>
          <w:rFonts w:ascii="仿宋" w:eastAsia="仿宋" w:hAnsi="仿宋"/>
        </w:rPr>
        <w:t>22</w:t>
      </w:r>
      <w:r>
        <w:rPr>
          <w:rFonts w:ascii="仿宋" w:eastAsia="仿宋" w:hAnsi="仿宋" w:hint="eastAsia"/>
        </w:rPr>
        <w:t>）</w:t>
      </w:r>
    </w:p>
    <w:p w14:paraId="7219AAAC" w14:textId="7E38198B" w:rsidR="001E7B33" w:rsidRPr="00401337" w:rsidRDefault="00371ABE" w:rsidP="00401337">
      <w:pPr>
        <w:ind w:firstLine="360"/>
        <w:rPr>
          <w:rFonts w:ascii="仿宋" w:eastAsia="仿宋" w:hAnsi="仿宋"/>
          <w:sz w:val="24"/>
          <w:szCs w:val="28"/>
        </w:rPr>
      </w:pPr>
      <w:r w:rsidRPr="00401337">
        <w:rPr>
          <w:rFonts w:ascii="仿宋" w:eastAsia="仿宋" w:hAnsi="仿宋" w:hint="eastAsia"/>
          <w:sz w:val="24"/>
          <w:szCs w:val="28"/>
        </w:rPr>
        <w:t>使用脚本发送四个不同的备份报文之后，得到这样的结果，提示目前只能在</w:t>
      </w:r>
      <w:r w:rsidR="00401337" w:rsidRPr="00401337">
        <w:rPr>
          <w:rFonts w:ascii="仿宋" w:eastAsia="仿宋" w:hAnsi="仿宋" w:hint="eastAsia"/>
          <w:sz w:val="24"/>
          <w:szCs w:val="28"/>
        </w:rPr>
        <w:t>“</w:t>
      </w:r>
      <w:r w:rsidRPr="00401337">
        <w:rPr>
          <w:rFonts w:ascii="仿宋" w:eastAsia="仿宋" w:hAnsi="仿宋" w:hint="eastAsia"/>
          <w:color w:val="FF0000"/>
          <w:sz w:val="24"/>
          <w:szCs w:val="28"/>
        </w:rPr>
        <w:t>监控操作模式下进行连接</w:t>
      </w:r>
      <w:r w:rsidR="00401337" w:rsidRPr="00401337">
        <w:rPr>
          <w:rFonts w:ascii="仿宋" w:eastAsia="仿宋" w:hAnsi="仿宋" w:hint="eastAsia"/>
          <w:sz w:val="24"/>
          <w:szCs w:val="28"/>
        </w:rPr>
        <w:t>”</w:t>
      </w:r>
      <w:r w:rsidR="00401337">
        <w:rPr>
          <w:rFonts w:ascii="仿宋" w:eastAsia="仿宋" w:hAnsi="仿宋" w:hint="eastAsia"/>
          <w:sz w:val="24"/>
          <w:szCs w:val="28"/>
        </w:rPr>
        <w:t>。</w:t>
      </w:r>
    </w:p>
    <w:p w14:paraId="1592B06B" w14:textId="6DAEF647" w:rsidR="001E7B33" w:rsidRPr="001E7B33" w:rsidRDefault="001E7B33" w:rsidP="001E7B33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45C2362A" w14:textId="46E1BD70" w:rsidR="001E7B33" w:rsidRDefault="001E7B33" w:rsidP="001E7B33">
      <w:r w:rsidRPr="001E7B33">
        <w:rPr>
          <w:noProof/>
        </w:rPr>
        <w:drawing>
          <wp:inline distT="0" distB="0" distL="0" distR="0" wp14:anchorId="5567815E" wp14:editId="0C960466">
            <wp:extent cx="5274310" cy="140652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515F" w14:textId="6916B08F" w:rsidR="001E7B33" w:rsidRDefault="001E7B33" w:rsidP="001E7B33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26804414" w14:textId="48EC5B68" w:rsidR="00FB0D39" w:rsidRPr="00FB0D39" w:rsidRDefault="00FB0D39" w:rsidP="00FB0D39">
      <w:pPr>
        <w:rPr>
          <w:rFonts w:ascii="仿宋" w:eastAsia="仿宋" w:hAnsi="仿宋"/>
          <w:b/>
          <w:bCs/>
          <w:sz w:val="24"/>
          <w:szCs w:val="28"/>
        </w:rPr>
      </w:pPr>
      <w:r w:rsidRPr="00FB0D39">
        <w:rPr>
          <w:rFonts w:ascii="仿宋" w:eastAsia="仿宋" w:hAnsi="仿宋"/>
          <w:b/>
          <w:bCs/>
          <w:noProof/>
          <w:sz w:val="24"/>
          <w:szCs w:val="28"/>
        </w:rPr>
        <w:drawing>
          <wp:inline distT="0" distB="0" distL="0" distR="0" wp14:anchorId="2E7B7A0D" wp14:editId="52061352">
            <wp:extent cx="4591691" cy="1019317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DFD0" w14:textId="399CAE7B" w:rsidR="00A934BB" w:rsidRPr="0006263E" w:rsidRDefault="000C01AB" w:rsidP="00C439CC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项目备份</w:t>
      </w:r>
      <w:r w:rsidR="00A934BB" w:rsidRPr="0006263E">
        <w:rPr>
          <w:rFonts w:ascii="仿宋" w:eastAsia="仿宋" w:hAnsi="仿宋" w:hint="eastAsia"/>
        </w:rPr>
        <w:t>（0x</w:t>
      </w:r>
      <w:r w:rsidR="00A934BB" w:rsidRPr="0006263E">
        <w:rPr>
          <w:rFonts w:ascii="仿宋" w:eastAsia="仿宋" w:hAnsi="仿宋"/>
        </w:rPr>
        <w:t>36</w:t>
      </w:r>
      <w:r w:rsidR="00A934BB" w:rsidRPr="0006263E">
        <w:rPr>
          <w:rFonts w:ascii="仿宋" w:eastAsia="仿宋" w:hAnsi="仿宋" w:hint="eastAsia"/>
        </w:rPr>
        <w:t>）</w:t>
      </w:r>
    </w:p>
    <w:p w14:paraId="3B5C633D" w14:textId="2A1E4A7D" w:rsidR="009C01AE" w:rsidRPr="0006263E" w:rsidRDefault="009C01AE" w:rsidP="009C01AE">
      <w:pPr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>下面是Query报文的构成字段：</w:t>
      </w:r>
    </w:p>
    <w:p w14:paraId="102DC27E" w14:textId="5941AF0B" w:rsidR="00860D96" w:rsidRPr="0006263E" w:rsidRDefault="00D07F3D" w:rsidP="00D07F3D">
      <w:pPr>
        <w:jc w:val="left"/>
        <w:rPr>
          <w:rFonts w:ascii="仿宋" w:eastAsia="仿宋" w:hAnsi="仿宋"/>
        </w:rPr>
      </w:pPr>
      <w:r w:rsidRPr="0006263E">
        <w:rPr>
          <w:rFonts w:ascii="仿宋" w:eastAsia="仿宋" w:hAnsi="仿宋" w:hint="eastAsia"/>
          <w:noProof/>
        </w:rPr>
        <w:drawing>
          <wp:inline distT="0" distB="0" distL="0" distR="0" wp14:anchorId="1120B3A6" wp14:editId="1BE39E1F">
            <wp:extent cx="3193415" cy="358775"/>
            <wp:effectExtent l="0" t="0" r="6985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1F33" w14:textId="77CA3DB0" w:rsidR="00D07F3D" w:rsidRPr="0006263E" w:rsidRDefault="00D07F3D" w:rsidP="009C01AE">
      <w:pPr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>其中#</w:t>
      </w:r>
      <w:r w:rsidRPr="0006263E">
        <w:rPr>
          <w:rFonts w:ascii="仿宋" w:eastAsia="仿宋" w:hAnsi="仿宋"/>
          <w:sz w:val="24"/>
          <w:szCs w:val="28"/>
        </w:rPr>
        <w:t xml:space="preserve"> </w:t>
      </w:r>
      <w:r w:rsidRPr="0006263E">
        <w:rPr>
          <w:rFonts w:ascii="仿宋" w:eastAsia="仿宋" w:hAnsi="仿宋" w:hint="eastAsia"/>
          <w:sz w:val="24"/>
          <w:szCs w:val="28"/>
        </w:rPr>
        <w:t>Num</w:t>
      </w:r>
      <w:r w:rsidRPr="0006263E">
        <w:rPr>
          <w:rFonts w:ascii="仿宋" w:eastAsia="仿宋" w:hAnsi="仿宋"/>
          <w:sz w:val="24"/>
          <w:szCs w:val="28"/>
        </w:rPr>
        <w:t>.</w:t>
      </w:r>
      <w:r w:rsidRPr="0006263E">
        <w:rPr>
          <w:rFonts w:ascii="仿宋" w:eastAsia="仿宋" w:hAnsi="仿宋" w:hint="eastAsia"/>
          <w:sz w:val="24"/>
          <w:szCs w:val="28"/>
        </w:rPr>
        <w:t>字段有多种可能性：</w:t>
      </w:r>
    </w:p>
    <w:p w14:paraId="24AD8698" w14:textId="5854671F" w:rsidR="00D07F3D" w:rsidRPr="0006263E" w:rsidRDefault="00D07F3D" w:rsidP="009C01AE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 xml:space="preserve">比较备份 </w:t>
      </w:r>
      <w:r w:rsidRPr="0006263E">
        <w:rPr>
          <w:rFonts w:ascii="仿宋" w:eastAsia="仿宋" w:hAnsi="仿宋"/>
          <w:sz w:val="24"/>
          <w:szCs w:val="28"/>
        </w:rPr>
        <w:t>0</w:t>
      </w:r>
      <w:r w:rsidRPr="0006263E">
        <w:rPr>
          <w:rFonts w:ascii="仿宋" w:eastAsia="仿宋" w:hAnsi="仿宋" w:hint="eastAsia"/>
          <w:sz w:val="24"/>
          <w:szCs w:val="28"/>
        </w:rPr>
        <w:t>x</w:t>
      </w:r>
      <w:r w:rsidRPr="0006263E">
        <w:rPr>
          <w:rFonts w:ascii="仿宋" w:eastAsia="仿宋" w:hAnsi="仿宋"/>
          <w:sz w:val="24"/>
          <w:szCs w:val="28"/>
        </w:rPr>
        <w:t>03</w:t>
      </w:r>
    </w:p>
    <w:p w14:paraId="3904FAF6" w14:textId="28671CD1" w:rsidR="009C01AE" w:rsidRPr="0006263E" w:rsidRDefault="009C01AE" w:rsidP="009C01AE">
      <w:pPr>
        <w:rPr>
          <w:rFonts w:ascii="仿宋" w:eastAsia="仿宋" w:hAnsi="仿宋"/>
          <w:sz w:val="24"/>
          <w:szCs w:val="28"/>
        </w:rPr>
      </w:pPr>
      <w:bookmarkStart w:id="32" w:name="_Hlk100689691"/>
      <w:r w:rsidRPr="0006263E">
        <w:rPr>
          <w:rFonts w:ascii="仿宋" w:eastAsia="仿宋" w:hAnsi="仿宋" w:hint="eastAsia"/>
          <w:sz w:val="24"/>
          <w:szCs w:val="28"/>
        </w:rPr>
        <w:t>Response的结果为：</w:t>
      </w:r>
    </w:p>
    <w:bookmarkEnd w:id="32"/>
    <w:p w14:paraId="16C94842" w14:textId="1B76AC55" w:rsidR="009C01AE" w:rsidRPr="0006263E" w:rsidRDefault="009C01AE" w:rsidP="009C01AE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0e5200000005005ad5fe01</w:t>
      </w:r>
    </w:p>
    <w:p w14:paraId="32BE0BD3" w14:textId="2A84347E" w:rsidR="009C01AE" w:rsidRPr="0006263E" w:rsidRDefault="009C01AE" w:rsidP="009C01AE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 w:hint="eastAsia"/>
          <w:color w:val="00007F"/>
          <w:kern w:val="0"/>
          <w:sz w:val="24"/>
          <w:szCs w:val="24"/>
          <w:shd w:val="clear" w:color="auto" w:fill="EDEDFB"/>
        </w:rPr>
        <w:t>在本项目中PLC项目与备份区的内容一致。</w:t>
      </w:r>
    </w:p>
    <w:p w14:paraId="047A9C12" w14:textId="38C774A5" w:rsidR="00D07F3D" w:rsidRPr="0006263E" w:rsidRDefault="00D07F3D" w:rsidP="009C01AE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 xml:space="preserve">恢复备份 </w:t>
      </w:r>
      <w:r w:rsidRPr="0006263E">
        <w:rPr>
          <w:rFonts w:ascii="仿宋" w:eastAsia="仿宋" w:hAnsi="仿宋"/>
          <w:sz w:val="24"/>
          <w:szCs w:val="28"/>
        </w:rPr>
        <w:t>0x02</w:t>
      </w:r>
    </w:p>
    <w:p w14:paraId="56D2A44C" w14:textId="52F9C300" w:rsidR="009C01AE" w:rsidRPr="0006263E" w:rsidRDefault="009C01AE" w:rsidP="009C01AE">
      <w:pPr>
        <w:rPr>
          <w:rFonts w:ascii="仿宋" w:eastAsia="仿宋" w:hAnsi="仿宋"/>
          <w:sz w:val="24"/>
          <w:szCs w:val="28"/>
        </w:rPr>
      </w:pPr>
      <w:bookmarkStart w:id="33" w:name="_Hlk100689750"/>
      <w:r w:rsidRPr="0006263E">
        <w:rPr>
          <w:rFonts w:ascii="仿宋" w:eastAsia="仿宋" w:hAnsi="仿宋" w:hint="eastAsia"/>
          <w:sz w:val="24"/>
          <w:szCs w:val="28"/>
        </w:rPr>
        <w:t>Response的结果为：</w:t>
      </w:r>
    </w:p>
    <w:bookmarkEnd w:id="33"/>
    <w:p w14:paraId="72EBE3B9" w14:textId="75362580" w:rsidR="009C01AE" w:rsidRPr="0006263E" w:rsidRDefault="009C01AE" w:rsidP="009C01AE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0f0300000005005ad5fe00</w:t>
      </w:r>
      <w:r w:rsidRPr="0006263E">
        <w:rPr>
          <w:rFonts w:ascii="仿宋" w:eastAsia="仿宋" w:hAnsi="仿宋" w:cs="宋体" w:hint="eastAsia"/>
          <w:color w:val="00007F"/>
          <w:kern w:val="0"/>
          <w:sz w:val="24"/>
          <w:szCs w:val="24"/>
          <w:shd w:val="clear" w:color="auto" w:fill="EDEDFB"/>
        </w:rPr>
        <w:t>（成功实施）</w:t>
      </w:r>
    </w:p>
    <w:p w14:paraId="5C4E6EDB" w14:textId="519E1419" w:rsidR="00D07F3D" w:rsidRPr="0006263E" w:rsidRDefault="00D07F3D" w:rsidP="009C01AE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 xml:space="preserve">保存备份 </w:t>
      </w:r>
      <w:r w:rsidRPr="0006263E">
        <w:rPr>
          <w:rFonts w:ascii="仿宋" w:eastAsia="仿宋" w:hAnsi="仿宋"/>
          <w:sz w:val="24"/>
          <w:szCs w:val="28"/>
        </w:rPr>
        <w:t>0</w:t>
      </w:r>
      <w:r w:rsidRPr="0006263E">
        <w:rPr>
          <w:rFonts w:ascii="仿宋" w:eastAsia="仿宋" w:hAnsi="仿宋" w:hint="eastAsia"/>
          <w:sz w:val="24"/>
          <w:szCs w:val="28"/>
        </w:rPr>
        <w:t>x</w:t>
      </w:r>
      <w:r w:rsidRPr="0006263E">
        <w:rPr>
          <w:rFonts w:ascii="仿宋" w:eastAsia="仿宋" w:hAnsi="仿宋"/>
          <w:sz w:val="24"/>
          <w:szCs w:val="28"/>
        </w:rPr>
        <w:t>01</w:t>
      </w:r>
    </w:p>
    <w:p w14:paraId="3875E8C3" w14:textId="709A59FF" w:rsidR="009C01AE" w:rsidRPr="0006263E" w:rsidRDefault="009C01AE" w:rsidP="009C01AE">
      <w:pPr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>Response的结果为：</w:t>
      </w:r>
    </w:p>
    <w:p w14:paraId="16A0A744" w14:textId="77777777" w:rsidR="009C01AE" w:rsidRPr="0006263E" w:rsidRDefault="009C01AE" w:rsidP="009C01AE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00b400000005005afbfe00</w:t>
      </w:r>
    </w:p>
    <w:p w14:paraId="54B7D9CB" w14:textId="57C24AAE" w:rsidR="009C01AE" w:rsidRPr="0006263E" w:rsidRDefault="009C01AE" w:rsidP="009C01AE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 w:hint="eastAsia"/>
          <w:color w:val="00007F"/>
          <w:kern w:val="0"/>
          <w:sz w:val="24"/>
          <w:szCs w:val="24"/>
          <w:highlight w:val="cyan"/>
          <w:shd w:val="clear" w:color="auto" w:fill="EDEDFB"/>
        </w:rPr>
        <w:t>但是保存备份之后似乎也做了一次比较备份的过程。</w:t>
      </w:r>
    </w:p>
    <w:p w14:paraId="23AA9172" w14:textId="6014A7B7" w:rsidR="00D07F3D" w:rsidRPr="0006263E" w:rsidRDefault="00D07F3D" w:rsidP="009C01AE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4"/>
          <w:szCs w:val="28"/>
        </w:rPr>
      </w:pPr>
      <w:r w:rsidRPr="0006263E">
        <w:rPr>
          <w:rFonts w:ascii="仿宋" w:eastAsia="仿宋" w:hAnsi="仿宋" w:hint="eastAsia"/>
          <w:sz w:val="24"/>
          <w:szCs w:val="28"/>
        </w:rPr>
        <w:t xml:space="preserve">清除备份 </w:t>
      </w:r>
      <w:r w:rsidRPr="0006263E">
        <w:rPr>
          <w:rFonts w:ascii="仿宋" w:eastAsia="仿宋" w:hAnsi="仿宋"/>
          <w:sz w:val="24"/>
          <w:szCs w:val="28"/>
        </w:rPr>
        <w:t>0x04</w:t>
      </w:r>
    </w:p>
    <w:p w14:paraId="41B5071C" w14:textId="4FCDDD87" w:rsidR="00C76C58" w:rsidRPr="0006263E" w:rsidRDefault="00C76C58" w:rsidP="00501D49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 w:hint="eastAsia"/>
          <w:color w:val="00007F"/>
          <w:kern w:val="0"/>
          <w:sz w:val="24"/>
          <w:szCs w:val="24"/>
          <w:shd w:val="clear" w:color="auto" w:fill="EDEDFB"/>
        </w:rPr>
        <w:t>但是后面出现了这样的错误</w:t>
      </w:r>
    </w:p>
    <w:p w14:paraId="724E7553" w14:textId="77777777" w:rsidR="009C01AE" w:rsidRPr="0006263E" w:rsidRDefault="009C01AE" w:rsidP="009C01AE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  <w:t>02ad0000000e005afbfd8380fc54120000000000</w:t>
      </w:r>
    </w:p>
    <w:p w14:paraId="43312556" w14:textId="073AFB5A" w:rsidR="004D4580" w:rsidRPr="0006263E" w:rsidRDefault="009C01AE" w:rsidP="004D4580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38B09C49" wp14:editId="3C648FF7">
            <wp:extent cx="1596235" cy="1317527"/>
            <wp:effectExtent l="0" t="0" r="444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05028" cy="13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9F1A" w14:textId="67903FB6" w:rsidR="006C190D" w:rsidRPr="0006263E" w:rsidRDefault="006C190D" w:rsidP="006C190D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（0x</w:t>
      </w:r>
      <w:r w:rsidRPr="0006263E">
        <w:rPr>
          <w:rFonts w:ascii="仿宋" w:eastAsia="仿宋" w:hAnsi="仿宋"/>
        </w:rPr>
        <w:t>07</w:t>
      </w:r>
      <w:r w:rsidRPr="0006263E">
        <w:rPr>
          <w:rFonts w:ascii="仿宋" w:eastAsia="仿宋" w:hAnsi="仿宋" w:hint="eastAsia"/>
        </w:rPr>
        <w:t>）</w:t>
      </w:r>
      <w:proofErr w:type="gramStart"/>
      <w:r w:rsidRPr="0006263E">
        <w:rPr>
          <w:rFonts w:ascii="仿宋" w:eastAsia="仿宋" w:hAnsi="仿宋" w:hint="eastAsia"/>
        </w:rPr>
        <w:t>博客中</w:t>
      </w:r>
      <w:proofErr w:type="gramEnd"/>
      <w:r w:rsidRPr="0006263E">
        <w:rPr>
          <w:rFonts w:ascii="仿宋" w:eastAsia="仿宋" w:hAnsi="仿宋" w:hint="eastAsia"/>
        </w:rPr>
        <w:t>无该字段</w:t>
      </w:r>
    </w:p>
    <w:p w14:paraId="281A6D31" w14:textId="022C2B5A" w:rsidR="006C190D" w:rsidRPr="0006263E" w:rsidRDefault="006C190D" w:rsidP="00DC5591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该功能码几乎没有怎么出现，在从plc</w:t>
      </w:r>
      <w:r w:rsidRPr="0006263E">
        <w:rPr>
          <w:rFonts w:ascii="仿宋" w:eastAsia="仿宋" w:hAnsi="仿宋"/>
        </w:rPr>
        <w:t>2pc</w:t>
      </w:r>
      <w:r w:rsidRPr="0006263E">
        <w:rPr>
          <w:rFonts w:ascii="仿宋" w:eastAsia="仿宋" w:hAnsi="仿宋" w:hint="eastAsia"/>
        </w:rPr>
        <w:t>的过程中抓包得到</w:t>
      </w:r>
      <w:r w:rsidR="00907F12" w:rsidRPr="0006263E">
        <w:rPr>
          <w:rFonts w:ascii="仿宋" w:eastAsia="仿宋" w:hAnsi="仿宋" w:hint="eastAsia"/>
        </w:rPr>
        <w:t>，不包含Session</w:t>
      </w:r>
      <w:r w:rsidR="00907F12" w:rsidRPr="0006263E">
        <w:rPr>
          <w:rFonts w:ascii="仿宋" w:eastAsia="仿宋" w:hAnsi="仿宋"/>
        </w:rPr>
        <w:t xml:space="preserve"> </w:t>
      </w:r>
      <w:r w:rsidR="00907F12" w:rsidRPr="0006263E">
        <w:rPr>
          <w:rFonts w:ascii="仿宋" w:eastAsia="仿宋" w:hAnsi="仿宋" w:hint="eastAsia"/>
        </w:rPr>
        <w:t>ID</w:t>
      </w:r>
      <w:r w:rsidR="00DC5591" w:rsidRPr="0006263E">
        <w:rPr>
          <w:rFonts w:ascii="仿宋" w:eastAsia="仿宋" w:hAnsi="仿宋" w:hint="eastAsia"/>
        </w:rPr>
        <w:t>。</w:t>
      </w:r>
    </w:p>
    <w:p w14:paraId="784CD0F3" w14:textId="4EF3B419" w:rsidR="006C190D" w:rsidRPr="0006263E" w:rsidRDefault="006C190D" w:rsidP="006C190D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</w:t>
      </w:r>
    </w:p>
    <w:p w14:paraId="7650FA98" w14:textId="64F064A4" w:rsidR="006C190D" w:rsidRPr="0006263E" w:rsidRDefault="006C190D" w:rsidP="006C190D">
      <w:pPr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7551DA84" wp14:editId="5285828F">
            <wp:extent cx="5274310" cy="17005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0539" w14:textId="09AD7246" w:rsidR="006C190D" w:rsidRPr="0006263E" w:rsidRDefault="006C190D" w:rsidP="006C190D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</w:t>
      </w:r>
    </w:p>
    <w:p w14:paraId="5E0599C8" w14:textId="621A6F75" w:rsidR="006C190D" w:rsidRPr="0006263E" w:rsidRDefault="006C190D" w:rsidP="006C190D">
      <w:pPr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b/>
          <w:bCs/>
          <w:noProof/>
          <w:sz w:val="24"/>
          <w:szCs w:val="28"/>
        </w:rPr>
        <w:drawing>
          <wp:inline distT="0" distB="0" distL="0" distR="0" wp14:anchorId="2B32C634" wp14:editId="360E0D91">
            <wp:extent cx="5274310" cy="21215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060F" w14:textId="35F8E760" w:rsidR="00C439CC" w:rsidRPr="0006263E" w:rsidRDefault="00C360F2" w:rsidP="00C439CC">
      <w:pPr>
        <w:pStyle w:val="3"/>
        <w:numPr>
          <w:ilvl w:val="0"/>
          <w:numId w:val="2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（0x</w:t>
      </w:r>
      <w:r w:rsidRPr="0006263E">
        <w:rPr>
          <w:rFonts w:ascii="仿宋" w:eastAsia="仿宋" w:hAnsi="仿宋"/>
        </w:rPr>
        <w:t>6</w:t>
      </w:r>
      <w:r w:rsidRPr="0006263E">
        <w:rPr>
          <w:rFonts w:ascii="仿宋" w:eastAsia="仿宋" w:hAnsi="仿宋" w:hint="eastAsia"/>
        </w:rPr>
        <w:t>d）</w:t>
      </w:r>
      <w:proofErr w:type="gramStart"/>
      <w:r w:rsidR="005A18FC" w:rsidRPr="0006263E">
        <w:rPr>
          <w:rFonts w:ascii="仿宋" w:eastAsia="仿宋" w:hAnsi="仿宋" w:hint="eastAsia"/>
        </w:rPr>
        <w:t>博客中</w:t>
      </w:r>
      <w:proofErr w:type="gramEnd"/>
      <w:r w:rsidR="005A18FC" w:rsidRPr="0006263E">
        <w:rPr>
          <w:rFonts w:ascii="仿宋" w:eastAsia="仿宋" w:hAnsi="仿宋" w:hint="eastAsia"/>
        </w:rPr>
        <w:t>无该字段</w:t>
      </w:r>
    </w:p>
    <w:p w14:paraId="5B4D4E0B" w14:textId="02741EE9" w:rsidR="00C360F2" w:rsidRPr="0006263E" w:rsidRDefault="00C439CC" w:rsidP="00C439CC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仅在从PC到PLC的过程中出现，且都是出现在第一个0</w:t>
      </w:r>
      <w:r w:rsidRPr="0006263E">
        <w:rPr>
          <w:rFonts w:ascii="仿宋" w:eastAsia="仿宋" w:hAnsi="仿宋"/>
        </w:rPr>
        <w:t>x31</w:t>
      </w:r>
      <w:r w:rsidRPr="0006263E">
        <w:rPr>
          <w:rFonts w:ascii="仿宋" w:eastAsia="仿宋" w:hAnsi="仿宋" w:hint="eastAsia"/>
        </w:rPr>
        <w:t>之后，且不同</w:t>
      </w:r>
      <w:proofErr w:type="gramStart"/>
      <w:r w:rsidRPr="0006263E">
        <w:rPr>
          <w:rFonts w:ascii="仿宋" w:eastAsia="仿宋" w:hAnsi="仿宋" w:hint="eastAsia"/>
        </w:rPr>
        <w:t>批次抓</w:t>
      </w:r>
      <w:proofErr w:type="gramEnd"/>
      <w:r w:rsidRPr="0006263E">
        <w:rPr>
          <w:rFonts w:ascii="仿宋" w:eastAsia="仿宋" w:hAnsi="仿宋" w:hint="eastAsia"/>
        </w:rPr>
        <w:t>包的过程中，报文的内容都是一样的</w:t>
      </w:r>
      <w:r w:rsidR="00FA6AA8" w:rsidRPr="0006263E">
        <w:rPr>
          <w:rFonts w:ascii="仿宋" w:eastAsia="仿宋" w:hAnsi="仿宋" w:hint="eastAsia"/>
        </w:rPr>
        <w:t>，但是</w:t>
      </w:r>
      <w:proofErr w:type="gramStart"/>
      <w:r w:rsidR="00FA6AA8" w:rsidRPr="0006263E">
        <w:rPr>
          <w:rFonts w:ascii="仿宋" w:eastAsia="仿宋" w:hAnsi="仿宋" w:hint="eastAsia"/>
        </w:rPr>
        <w:t>是</w:t>
      </w:r>
      <w:proofErr w:type="gramEnd"/>
      <w:r w:rsidR="00FA6AA8" w:rsidRPr="0006263E">
        <w:rPr>
          <w:rFonts w:ascii="仿宋" w:eastAsia="仿宋" w:hAnsi="仿宋" w:hint="eastAsia"/>
        </w:rPr>
        <w:t>包含Session</w:t>
      </w:r>
      <w:r w:rsidR="00FA6AA8" w:rsidRPr="0006263E">
        <w:rPr>
          <w:rFonts w:ascii="仿宋" w:eastAsia="仿宋" w:hAnsi="仿宋"/>
        </w:rPr>
        <w:t xml:space="preserve"> </w:t>
      </w:r>
      <w:r w:rsidR="00FA6AA8" w:rsidRPr="0006263E">
        <w:rPr>
          <w:rFonts w:ascii="仿宋" w:eastAsia="仿宋" w:hAnsi="仿宋" w:hint="eastAsia"/>
        </w:rPr>
        <w:t>ID的</w:t>
      </w:r>
      <w:r w:rsidRPr="0006263E">
        <w:rPr>
          <w:rFonts w:ascii="仿宋" w:eastAsia="仿宋" w:hAnsi="仿宋" w:hint="eastAsia"/>
        </w:rPr>
        <w:t>。</w:t>
      </w:r>
    </w:p>
    <w:p w14:paraId="0198B34D" w14:textId="77777777" w:rsidR="00C360F2" w:rsidRPr="0006263E" w:rsidRDefault="00C360F2" w:rsidP="00C360F2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Query：</w:t>
      </w:r>
    </w:p>
    <w:p w14:paraId="5A23366F" w14:textId="041D66E2" w:rsidR="00C360F2" w:rsidRPr="0006263E" w:rsidRDefault="00C439CC" w:rsidP="00C439CC">
      <w:pPr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7700A605" wp14:editId="7BE6C3D0">
            <wp:extent cx="5274310" cy="8204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39A3" w14:textId="77777777" w:rsidR="00C360F2" w:rsidRPr="0006263E" w:rsidRDefault="00C360F2" w:rsidP="00C360F2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4"/>
          <w:szCs w:val="28"/>
        </w:rPr>
      </w:pPr>
      <w:r w:rsidRPr="0006263E">
        <w:rPr>
          <w:rFonts w:ascii="仿宋" w:eastAsia="仿宋" w:hAnsi="仿宋" w:hint="eastAsia"/>
          <w:b/>
          <w:bCs/>
          <w:sz w:val="24"/>
          <w:szCs w:val="28"/>
        </w:rPr>
        <w:t>Response：</w:t>
      </w:r>
    </w:p>
    <w:p w14:paraId="28E6E196" w14:textId="50A3F534" w:rsidR="00ED24E8" w:rsidRPr="0006263E" w:rsidRDefault="00560182" w:rsidP="00BC7C24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7E58DDF8" wp14:editId="5DEEDA4B">
            <wp:extent cx="5274310" cy="10140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E33C" w14:textId="3B8DA67D" w:rsidR="00581182" w:rsidRPr="0006263E" w:rsidRDefault="00581182" w:rsidP="00581182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在返回的0</w:t>
      </w:r>
      <w:r w:rsidRPr="0006263E">
        <w:rPr>
          <w:rFonts w:ascii="仿宋" w:eastAsia="仿宋" w:hAnsi="仿宋"/>
        </w:rPr>
        <w:t>x</w:t>
      </w:r>
      <w:r w:rsidRPr="0006263E">
        <w:rPr>
          <w:rFonts w:ascii="仿宋" w:eastAsia="仿宋" w:hAnsi="仿宋" w:hint="eastAsia"/>
        </w:rPr>
        <w:t>fd中，会有不同的组合，即0xfd后面的结果会不太一样，里面应该是包含了一些基本的错误信息，方便查询问题时使用的。</w:t>
      </w:r>
    </w:p>
    <w:p w14:paraId="3FC61D56" w14:textId="7B2EA1AD" w:rsidR="009C42B9" w:rsidRPr="0006263E" w:rsidRDefault="009C42B9" w:rsidP="009C42B9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脚本功能实现</w:t>
      </w:r>
    </w:p>
    <w:p w14:paraId="46FD67BA" w14:textId="5CF5DD47" w:rsidR="009C42B9" w:rsidRDefault="009C42B9" w:rsidP="009C42B9">
      <w:pPr>
        <w:pStyle w:val="3"/>
        <w:numPr>
          <w:ilvl w:val="0"/>
          <w:numId w:val="5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设备启停</w:t>
      </w:r>
    </w:p>
    <w:p w14:paraId="5F36C3EF" w14:textId="6CE109C4" w:rsidR="009A185D" w:rsidRDefault="009A185D" w:rsidP="009A185D"/>
    <w:p w14:paraId="308CA77F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 socket 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 *</w:t>
      </w:r>
    </w:p>
    <w:p w14:paraId="1F027108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 time 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 sleep</w:t>
      </w:r>
    </w:p>
    <w:p w14:paraId="3BB6F4BB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4D785F1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00"/>
          <w:kern w:val="0"/>
          <w:szCs w:val="21"/>
        </w:rPr>
        <w:t>HOST=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'84.32.244.208'</w:t>
      </w:r>
    </w:p>
    <w:p w14:paraId="0B3A70DB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00"/>
          <w:kern w:val="0"/>
          <w:szCs w:val="21"/>
        </w:rPr>
        <w:t>PORT=</w:t>
      </w:r>
      <w:r w:rsidRPr="009206FE">
        <w:rPr>
          <w:rFonts w:ascii="Consolas" w:eastAsia="宋体" w:hAnsi="Consolas" w:cs="宋体"/>
          <w:color w:val="098658"/>
          <w:kern w:val="0"/>
          <w:szCs w:val="21"/>
        </w:rPr>
        <w:t>502</w:t>
      </w:r>
    </w:p>
    <w:p w14:paraId="5C08303D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00"/>
          <w:kern w:val="0"/>
          <w:szCs w:val="21"/>
        </w:rPr>
        <w:t>BUFSIZE=</w:t>
      </w:r>
      <w:r w:rsidRPr="009206FE">
        <w:rPr>
          <w:rFonts w:ascii="Consolas" w:eastAsia="宋体" w:hAnsi="Consolas" w:cs="宋体"/>
          <w:color w:val="098658"/>
          <w:kern w:val="0"/>
          <w:szCs w:val="21"/>
        </w:rPr>
        <w:t>1024</w:t>
      </w:r>
    </w:p>
    <w:p w14:paraId="412F7438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00"/>
          <w:kern w:val="0"/>
          <w:szCs w:val="21"/>
        </w:rPr>
        <w:t>ADDRESS=(HOST,PORT)</w:t>
      </w:r>
    </w:p>
    <w:p w14:paraId="548A5CF0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tcpClientSocket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=socket(AF_INET,SOCK_STREAM)</w:t>
      </w:r>
    </w:p>
    <w:p w14:paraId="5B1C3FCC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tcpClientSocket.connect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(ADDRESS)</w:t>
      </w:r>
    </w:p>
    <w:p w14:paraId="65C8626E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trasactionID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206FE">
        <w:rPr>
          <w:rFonts w:ascii="Consolas" w:eastAsia="宋体" w:hAnsi="Consolas" w:cs="宋体"/>
          <w:color w:val="098658"/>
          <w:kern w:val="0"/>
          <w:szCs w:val="21"/>
        </w:rPr>
        <w:t>2022</w:t>
      </w:r>
    </w:p>
    <w:p w14:paraId="5374F053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sessionID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b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'\x3e'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  </w:t>
      </w:r>
      <w:r w:rsidRPr="009206FE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r w:rsidRPr="009206FE">
        <w:rPr>
          <w:rFonts w:ascii="Consolas" w:eastAsia="宋体" w:hAnsi="Consolas" w:cs="宋体"/>
          <w:color w:val="008000"/>
          <w:kern w:val="0"/>
          <w:szCs w:val="21"/>
        </w:rPr>
        <w:t>每一次只需要更改这里即可</w:t>
      </w:r>
    </w:p>
    <w:p w14:paraId="48347C3D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reuse_session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=int(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trasactionID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to_bytes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(length=</w:t>
      </w:r>
      <w:r w:rsidRPr="009206FE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byteorder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'big'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>, signed=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False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>)+\</w:t>
      </w:r>
    </w:p>
    <w:p w14:paraId="208F1311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b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'\x00\x00\x00\x18\x00\x5a\x00\x10'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b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'\xc0\x1e\x00\x00\x0f\x4c\x41\x50\x54\x4f\x50\x2d\x43\x32\x4a\x47\x4c\x48\x48\x31'</w:t>
      </w:r>
    </w:p>
    <w:p w14:paraId="2BDB4406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tcpClientSocket.send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reuse_session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)     </w:t>
      </w:r>
    </w:p>
    <w:p w14:paraId="15CD73A6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data,ADDR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tcpClientSocket.recvfrom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(BUFSIZE)</w:t>
      </w:r>
    </w:p>
    <w:p w14:paraId="05DA5624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trasactionID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+=</w:t>
      </w:r>
      <w:r w:rsidRPr="009206FE">
        <w:rPr>
          <w:rFonts w:ascii="Consolas" w:eastAsia="宋体" w:hAnsi="Consolas" w:cs="宋体"/>
          <w:color w:val="098658"/>
          <w:kern w:val="0"/>
          <w:szCs w:val="21"/>
        </w:rPr>
        <w:t>1</w:t>
      </w:r>
    </w:p>
    <w:p w14:paraId="24274459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bytebuff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=bytes(data)</w:t>
      </w:r>
    </w:p>
    <w:p w14:paraId="1175D6B0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sessionID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=int(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bytebuff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[-</w:t>
      </w:r>
      <w:r w:rsidRPr="009206F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>]).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to_bytes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(length=</w:t>
      </w:r>
      <w:r w:rsidRPr="009206F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byteorder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'big'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>, signed=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False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0B9D4EF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00"/>
          <w:kern w:val="0"/>
          <w:szCs w:val="21"/>
        </w:rPr>
        <w:t>start=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b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'\x3a\xa6\x00\x00\x00\x06\x00\x5a'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>+sessionID+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b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'\x40\xff\x00'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  </w:t>
      </w:r>
    </w:p>
    <w:p w14:paraId="242ABB1A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tcpClientSocket.send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(start)</w:t>
      </w:r>
    </w:p>
    <w:p w14:paraId="1658AC0A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lastRenderedPageBreak/>
        <w:t>data,ADDR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tcpClientSocket.recvfrom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(BUFSIZE)</w:t>
      </w:r>
    </w:p>
    <w:p w14:paraId="62CCBC12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gramStart"/>
      <w:r w:rsidRPr="009206FE">
        <w:rPr>
          <w:rFonts w:ascii="Consolas" w:eastAsia="宋体" w:hAnsi="Consolas" w:cs="宋体"/>
          <w:color w:val="008000"/>
          <w:kern w:val="0"/>
          <w:szCs w:val="21"/>
        </w:rPr>
        <w:t>print</w:t>
      </w:r>
      <w:proofErr w:type="gramEnd"/>
      <w:r w:rsidRPr="009206FE">
        <w:rPr>
          <w:rFonts w:ascii="Consolas" w:eastAsia="宋体" w:hAnsi="Consolas" w:cs="宋体"/>
          <w:color w:val="008000"/>
          <w:kern w:val="0"/>
          <w:szCs w:val="21"/>
        </w:rPr>
        <w:t>(data)</w:t>
      </w:r>
    </w:p>
    <w:p w14:paraId="6357E078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00"/>
          <w:kern w:val="0"/>
          <w:szCs w:val="21"/>
        </w:rPr>
        <w:t>sleep(</w:t>
      </w:r>
      <w:r w:rsidRPr="009206FE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3D4B44F2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0000"/>
          <w:kern w:val="0"/>
          <w:szCs w:val="21"/>
        </w:rPr>
        <w:t>stop=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b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'\x3a\xa6\x00\x00\x00\x06\x00\x5a'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>+sessionID+</w:t>
      </w:r>
      <w:r w:rsidRPr="009206FE">
        <w:rPr>
          <w:rFonts w:ascii="Consolas" w:eastAsia="宋体" w:hAnsi="Consolas" w:cs="宋体"/>
          <w:color w:val="0000FF"/>
          <w:kern w:val="0"/>
          <w:szCs w:val="21"/>
        </w:rPr>
        <w:t>b</w:t>
      </w:r>
      <w:r w:rsidRPr="009206FE">
        <w:rPr>
          <w:rFonts w:ascii="Consolas" w:eastAsia="宋体" w:hAnsi="Consolas" w:cs="宋体"/>
          <w:color w:val="A31515"/>
          <w:kern w:val="0"/>
          <w:szCs w:val="21"/>
        </w:rPr>
        <w:t>'\x41\xff\x00'</w:t>
      </w:r>
      <w:r w:rsidRPr="009206F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0BA0BA3B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tcpClientSocket.send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(stop)</w:t>
      </w:r>
    </w:p>
    <w:p w14:paraId="30151365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data,ADDR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tcpClientSocket.recvfrom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(BUFSIZE)</w:t>
      </w:r>
    </w:p>
    <w:p w14:paraId="3395D8BE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06FE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gramStart"/>
      <w:r w:rsidRPr="009206FE">
        <w:rPr>
          <w:rFonts w:ascii="Consolas" w:eastAsia="宋体" w:hAnsi="Consolas" w:cs="宋体"/>
          <w:color w:val="008000"/>
          <w:kern w:val="0"/>
          <w:szCs w:val="21"/>
        </w:rPr>
        <w:t>print</w:t>
      </w:r>
      <w:proofErr w:type="gramEnd"/>
      <w:r w:rsidRPr="009206FE">
        <w:rPr>
          <w:rFonts w:ascii="Consolas" w:eastAsia="宋体" w:hAnsi="Consolas" w:cs="宋体"/>
          <w:color w:val="008000"/>
          <w:kern w:val="0"/>
          <w:szCs w:val="21"/>
        </w:rPr>
        <w:t>(data)</w:t>
      </w:r>
    </w:p>
    <w:p w14:paraId="16A8BCB4" w14:textId="77777777" w:rsidR="009206FE" w:rsidRPr="009206FE" w:rsidRDefault="009206FE" w:rsidP="009206F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206FE">
        <w:rPr>
          <w:rFonts w:ascii="Consolas" w:eastAsia="宋体" w:hAnsi="Consolas" w:cs="宋体"/>
          <w:color w:val="000000"/>
          <w:kern w:val="0"/>
          <w:szCs w:val="21"/>
        </w:rPr>
        <w:t>tcpClientSocket.close</w:t>
      </w:r>
      <w:proofErr w:type="spellEnd"/>
      <w:r w:rsidRPr="009206FE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7A0ED614" w14:textId="77777777" w:rsidR="009206FE" w:rsidRPr="009A185D" w:rsidRDefault="009206FE" w:rsidP="009A185D"/>
    <w:p w14:paraId="0CB0C8F6" w14:textId="485D6B26" w:rsidR="00BC7C24" w:rsidRPr="0006263E" w:rsidRDefault="00BC7C24" w:rsidP="00BC7C24">
      <w:pPr>
        <w:pStyle w:val="3"/>
        <w:numPr>
          <w:ilvl w:val="0"/>
          <w:numId w:val="5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工程密码破解</w:t>
      </w:r>
    </w:p>
    <w:p w14:paraId="42E47CDA" w14:textId="52968E30" w:rsidR="009C01AE" w:rsidRPr="0006263E" w:rsidRDefault="009C01AE" w:rsidP="009C01AE">
      <w:pPr>
        <w:rPr>
          <w:rFonts w:ascii="仿宋" w:eastAsia="仿宋" w:hAnsi="仿宋"/>
        </w:rPr>
      </w:pPr>
    </w:p>
    <w:p w14:paraId="70D97BB6" w14:textId="79DD6076" w:rsidR="00775338" w:rsidRPr="0006263E" w:rsidRDefault="00775338" w:rsidP="009C01AE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其他服务的探索</w:t>
      </w:r>
    </w:p>
    <w:p w14:paraId="3CCA7658" w14:textId="20875D66" w:rsidR="00775338" w:rsidRPr="0006263E" w:rsidRDefault="00775338" w:rsidP="00775338">
      <w:pPr>
        <w:pStyle w:val="3"/>
        <w:numPr>
          <w:ilvl w:val="0"/>
          <w:numId w:val="10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FTP服务</w:t>
      </w:r>
    </w:p>
    <w:p w14:paraId="5B857743" w14:textId="0101AB10" w:rsidR="00775338" w:rsidRPr="0006263E" w:rsidRDefault="00775338" w:rsidP="008545C2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通过web路径遍历地方式下载了</w:t>
      </w:r>
      <w:r w:rsidR="008545C2" w:rsidRPr="0006263E">
        <w:rPr>
          <w:rFonts w:ascii="仿宋" w:eastAsia="仿宋" w:hAnsi="仿宋"/>
        </w:rPr>
        <w:t>SAComm.jar</w:t>
      </w:r>
      <w:r w:rsidR="008545C2" w:rsidRPr="0006263E">
        <w:rPr>
          <w:rFonts w:ascii="仿宋" w:eastAsia="仿宋" w:hAnsi="仿宋" w:hint="eastAsia"/>
        </w:rPr>
        <w:t>，在里面找到了FTP服务的硬编码用户及口令：</w:t>
      </w:r>
    </w:p>
    <w:p w14:paraId="0416D784" w14:textId="77F3B576" w:rsidR="00775338" w:rsidRPr="0006263E" w:rsidRDefault="00775338" w:rsidP="00775338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284C9076" wp14:editId="44BF3F7F">
            <wp:extent cx="5274310" cy="288226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619E" w14:textId="380C397D" w:rsidR="00775338" w:rsidRPr="0006263E" w:rsidRDefault="00775338" w:rsidP="00775338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451FF515" wp14:editId="760A07E2">
            <wp:extent cx="4934639" cy="2886478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3E7D" w14:textId="104C8DAA" w:rsidR="008545C2" w:rsidRPr="0006263E" w:rsidRDefault="008545C2" w:rsidP="00775338">
      <w:pPr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ab/>
      </w:r>
      <w:r w:rsidRPr="0006263E">
        <w:rPr>
          <w:rFonts w:ascii="仿宋" w:eastAsia="仿宋" w:hAnsi="仿宋" w:hint="eastAsia"/>
        </w:rPr>
        <w:t>但是其实整个ftp服务里面其实并不止这一个口令：</w:t>
      </w:r>
    </w:p>
    <w:p w14:paraId="63E37EA9" w14:textId="4383CBBC" w:rsidR="006E6138" w:rsidRPr="0006263E" w:rsidRDefault="006E6138" w:rsidP="00775338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596A5B73" wp14:editId="31EAD9EE">
            <wp:extent cx="5274310" cy="1410335"/>
            <wp:effectExtent l="19050" t="19050" r="21590" b="184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0FA552" w14:textId="2B245CBB" w:rsidR="00A77E43" w:rsidRPr="0006263E" w:rsidRDefault="007933AD" w:rsidP="00775338">
      <w:pPr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ab/>
      </w:r>
      <w:r w:rsidRPr="0006263E">
        <w:rPr>
          <w:rFonts w:ascii="仿宋" w:eastAsia="仿宋" w:hAnsi="仿宋" w:hint="eastAsia"/>
        </w:rPr>
        <w:t>但是也许是</w:t>
      </w:r>
      <w:proofErr w:type="gramStart"/>
      <w:r w:rsidRPr="0006263E">
        <w:rPr>
          <w:rFonts w:ascii="仿宋" w:eastAsia="仿宋" w:hAnsi="仿宋" w:hint="eastAsia"/>
        </w:rPr>
        <w:t>改用户</w:t>
      </w:r>
      <w:proofErr w:type="gramEnd"/>
      <w:r w:rsidRPr="0006263E">
        <w:rPr>
          <w:rFonts w:ascii="仿宋" w:eastAsia="仿宋" w:hAnsi="仿宋" w:hint="eastAsia"/>
        </w:rPr>
        <w:t>的权限不够，只能是通过验证，但是并不能获取路径下的文件：</w:t>
      </w:r>
    </w:p>
    <w:p w14:paraId="1FD1F5D9" w14:textId="4427FD8D" w:rsidR="00A77E43" w:rsidRPr="0006263E" w:rsidRDefault="00A77E43" w:rsidP="00775338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4D36EB2E" wp14:editId="4EE91F33">
            <wp:extent cx="4924425" cy="14859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A2C5" w14:textId="77C370EB" w:rsidR="00E71E35" w:rsidRPr="0006263E" w:rsidRDefault="00A77E43" w:rsidP="00775338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1FCFCCFA" wp14:editId="70B80872">
            <wp:extent cx="3645929" cy="2070202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50476" cy="20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C438" w14:textId="75E8CDBD" w:rsidR="00775338" w:rsidRPr="0006263E" w:rsidRDefault="007933AD" w:rsidP="00775338">
      <w:pPr>
        <w:pStyle w:val="3"/>
        <w:numPr>
          <w:ilvl w:val="0"/>
          <w:numId w:val="10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lastRenderedPageBreak/>
        <w:t>Web服务</w:t>
      </w:r>
    </w:p>
    <w:p w14:paraId="7F29C6FD" w14:textId="0BB20E41" w:rsidR="007933AD" w:rsidRPr="0006263E" w:rsidRDefault="00216E2F" w:rsidP="00216E2F">
      <w:pPr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drawing>
          <wp:inline distT="0" distB="0" distL="0" distR="0" wp14:anchorId="79C6842D" wp14:editId="6021CC93">
            <wp:extent cx="5274310" cy="16579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87D7" w14:textId="32127FB6" w:rsidR="00216E2F" w:rsidRPr="0006263E" w:rsidRDefault="00216E2F" w:rsidP="00216E2F">
      <w:pPr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ab/>
      </w:r>
      <w:r w:rsidRPr="0006263E">
        <w:rPr>
          <w:rFonts w:ascii="仿宋" w:eastAsia="仿宋" w:hAnsi="仿宋" w:hint="eastAsia"/>
        </w:rPr>
        <w:t>但是</w:t>
      </w:r>
      <w:del w:id="34" w:author="Moore Jusin" w:date="2022-04-28T06:19:00Z">
        <w:r w:rsidRPr="0006263E">
          <w:rPr>
            <w:rFonts w:ascii="仿宋" w:eastAsia="仿宋" w:hAnsi="仿宋" w:hint="eastAsia"/>
          </w:rPr>
          <w:delText>是</w:delText>
        </w:r>
      </w:del>
      <w:r w:rsidRPr="0006263E">
        <w:rPr>
          <w:rFonts w:ascii="仿宋" w:eastAsia="仿宋" w:hAnsi="仿宋" w:hint="eastAsia"/>
        </w:rPr>
        <w:t>存在路径遍历漏洞的</w:t>
      </w:r>
      <w:r w:rsidR="0006263E">
        <w:rPr>
          <w:rFonts w:ascii="仿宋" w:eastAsia="仿宋" w:hAnsi="仿宋" w:hint="eastAsia"/>
        </w:rPr>
        <w:t>，然后使得能够获得上述</w:t>
      </w:r>
      <w:r w:rsidR="008E505B">
        <w:rPr>
          <w:rFonts w:ascii="仿宋" w:eastAsia="仿宋" w:hAnsi="仿宋" w:hint="eastAsia"/>
        </w:rPr>
        <w:t>FTP服务分析过程中的一些jar包</w:t>
      </w:r>
      <w:r w:rsidRPr="0006263E">
        <w:rPr>
          <w:rFonts w:ascii="仿宋" w:eastAsia="仿宋" w:hAnsi="仿宋" w:hint="eastAsia"/>
        </w:rPr>
        <w:t>。</w:t>
      </w:r>
    </w:p>
    <w:p w14:paraId="74D99CDA" w14:textId="605F5A81" w:rsidR="009C01AE" w:rsidRPr="0006263E" w:rsidRDefault="009C01AE" w:rsidP="009C01AE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Else</w:t>
      </w:r>
    </w:p>
    <w:p w14:paraId="58925C7E" w14:textId="6E0C8133" w:rsidR="00283575" w:rsidRDefault="00283575" w:rsidP="00B801C9">
      <w:pPr>
        <w:pStyle w:val="3"/>
        <w:numPr>
          <w:ilvl w:val="0"/>
          <w:numId w:val="8"/>
        </w:numPr>
        <w:rPr>
          <w:ins w:id="35" w:author="Moore Jusin" w:date="2022-04-28T06:19:00Z"/>
          <w:rFonts w:ascii="仿宋" w:eastAsia="仿宋" w:hAnsi="仿宋"/>
        </w:rPr>
      </w:pPr>
      <w:ins w:id="36" w:author="Moore Jusin" w:date="2022-04-28T06:19:00Z">
        <w:r>
          <w:rPr>
            <w:rFonts w:ascii="仿宋" w:eastAsia="仿宋" w:hAnsi="仿宋" w:hint="eastAsia"/>
          </w:rPr>
          <w:t>固件的版本号</w:t>
        </w:r>
      </w:ins>
    </w:p>
    <w:p w14:paraId="70C56781" w14:textId="383D4691" w:rsidR="00283575" w:rsidRPr="00283575" w:rsidRDefault="00283575" w:rsidP="00283575">
      <w:pPr>
        <w:rPr>
          <w:ins w:id="37" w:author="Moore Jusin" w:date="2022-04-28T06:19:00Z"/>
        </w:rPr>
      </w:pPr>
      <w:ins w:id="38" w:author="Moore Jusin" w:date="2022-04-28T06:19:00Z">
        <w:r>
          <w:rPr>
            <w:noProof/>
          </w:rPr>
          <w:drawing>
            <wp:inline distT="0" distB="0" distL="0" distR="0" wp14:anchorId="21C8FCF9" wp14:editId="2D747A1A">
              <wp:extent cx="5196205" cy="1711290"/>
              <wp:effectExtent l="19050" t="19050" r="23495" b="22860"/>
              <wp:docPr id="80" name="图片 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85"/>
                      <a:srcRect l="735" t="1488" r="49857" b="62307"/>
                      <a:stretch/>
                    </pic:blipFill>
                    <pic:spPr bwMode="auto">
                      <a:xfrm>
                        <a:off x="0" y="0"/>
                        <a:ext cx="5207368" cy="1714966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136D7A9" w14:textId="10C478AE" w:rsidR="00B801C9" w:rsidRPr="0006263E" w:rsidRDefault="00B801C9" w:rsidP="00B801C9">
      <w:pPr>
        <w:pStyle w:val="3"/>
        <w:numPr>
          <w:ilvl w:val="0"/>
          <w:numId w:val="8"/>
        </w:numPr>
        <w:rPr>
          <w:rFonts w:ascii="仿宋" w:eastAsia="仿宋" w:hAnsi="仿宋"/>
        </w:rPr>
      </w:pPr>
      <w:proofErr w:type="spellStart"/>
      <w:r w:rsidRPr="0006263E">
        <w:rPr>
          <w:rFonts w:ascii="仿宋" w:eastAsia="仿宋" w:hAnsi="仿宋" w:hint="eastAsia"/>
        </w:rPr>
        <w:t>SessionID</w:t>
      </w:r>
      <w:proofErr w:type="spellEnd"/>
      <w:r w:rsidRPr="0006263E">
        <w:rPr>
          <w:rFonts w:ascii="仿宋" w:eastAsia="仿宋" w:hAnsi="仿宋" w:hint="eastAsia"/>
        </w:rPr>
        <w:t>自行出错</w:t>
      </w:r>
    </w:p>
    <w:p w14:paraId="1AB55108" w14:textId="2D9E424F" w:rsidR="009C01AE" w:rsidRPr="0006263E" w:rsidRDefault="009C01AE" w:rsidP="003F679A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在使用control</w:t>
      </w:r>
      <w:r w:rsidRPr="0006263E">
        <w:rPr>
          <w:rFonts w:ascii="仿宋" w:eastAsia="仿宋" w:hAnsi="仿宋"/>
        </w:rPr>
        <w:t xml:space="preserve"> </w:t>
      </w:r>
      <w:r w:rsidRPr="0006263E">
        <w:rPr>
          <w:rFonts w:ascii="仿宋" w:eastAsia="仿宋" w:hAnsi="仿宋" w:hint="eastAsia"/>
        </w:rPr>
        <w:t>expert时，</w:t>
      </w:r>
      <w:r w:rsidR="0079719C" w:rsidRPr="0006263E">
        <w:rPr>
          <w:rFonts w:ascii="仿宋" w:eastAsia="仿宋" w:hAnsi="仿宋" w:hint="eastAsia"/>
        </w:rPr>
        <w:t>在使用项目</w:t>
      </w:r>
      <w:r w:rsidR="00BC066D" w:rsidRPr="0006263E">
        <w:rPr>
          <w:rFonts w:ascii="仿宋" w:eastAsia="仿宋" w:hAnsi="仿宋" w:hint="eastAsia"/>
        </w:rPr>
        <w:t>恢复</w:t>
      </w:r>
      <w:r w:rsidR="0079719C" w:rsidRPr="0006263E">
        <w:rPr>
          <w:rFonts w:ascii="仿宋" w:eastAsia="仿宋" w:hAnsi="仿宋" w:hint="eastAsia"/>
        </w:rPr>
        <w:t>备份时</w:t>
      </w:r>
      <w:r w:rsidR="003F679A" w:rsidRPr="0006263E">
        <w:rPr>
          <w:rFonts w:ascii="仿宋" w:eastAsia="仿宋" w:hAnsi="仿宋" w:hint="eastAsia"/>
        </w:rPr>
        <w:t>突然出现这样的情况，session</w:t>
      </w:r>
      <w:r w:rsidR="003F679A" w:rsidRPr="0006263E">
        <w:rPr>
          <w:rFonts w:ascii="仿宋" w:eastAsia="仿宋" w:hAnsi="仿宋"/>
        </w:rPr>
        <w:t xml:space="preserve"> </w:t>
      </w:r>
      <w:r w:rsidR="003F679A" w:rsidRPr="0006263E">
        <w:rPr>
          <w:rFonts w:ascii="仿宋" w:eastAsia="仿宋" w:hAnsi="仿宋" w:hint="eastAsia"/>
        </w:rPr>
        <w:t>ID自己出现了错误，对于这种情况算是看到了可能的脆弱点吗？但是这个情况下，自己有提示出错信息，同时立马关闭了链接，这应该是没有利用价值的吧？</w:t>
      </w:r>
    </w:p>
    <w:p w14:paraId="17FD2955" w14:textId="0DBC2DF0" w:rsidR="003F679A" w:rsidRPr="0006263E" w:rsidRDefault="003F679A" w:rsidP="003F679A">
      <w:pPr>
        <w:ind w:firstLine="360"/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hint="eastAsia"/>
          <w:color w:val="7F0000"/>
          <w:shd w:val="clear" w:color="auto" w:fill="FBEDED"/>
        </w:rPr>
        <w:t>Query：</w:t>
      </w:r>
      <w:r w:rsidRPr="0006263E">
        <w:rPr>
          <w:rFonts w:ascii="仿宋" w:eastAsia="仿宋" w:hAnsi="仿宋"/>
          <w:color w:val="7F0000"/>
          <w:shd w:val="clear" w:color="auto" w:fill="FBEDED"/>
        </w:rPr>
        <w:t>003300000007005a5c36030000</w:t>
      </w:r>
    </w:p>
    <w:p w14:paraId="227C9DF5" w14:textId="3DDDD3CF" w:rsidR="003F679A" w:rsidRPr="0006263E" w:rsidRDefault="003F679A" w:rsidP="003F679A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/>
          <w:noProof/>
        </w:rPr>
        <w:lastRenderedPageBreak/>
        <w:drawing>
          <wp:inline distT="0" distB="0" distL="0" distR="0" wp14:anchorId="08F3A2D5" wp14:editId="39733AEB">
            <wp:extent cx="3351086" cy="1363672"/>
            <wp:effectExtent l="0" t="0" r="190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4208" cy="13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7CE7" w14:textId="239C6F5C" w:rsidR="00E10BA0" w:rsidRPr="0006263E" w:rsidRDefault="00E10BA0" w:rsidP="003F679A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（但是我再次尝试时，似乎并没有出现session</w:t>
      </w:r>
      <w:r w:rsidRPr="0006263E">
        <w:rPr>
          <w:rFonts w:ascii="仿宋" w:eastAsia="仿宋" w:hAnsi="仿宋"/>
        </w:rPr>
        <w:t xml:space="preserve"> </w:t>
      </w:r>
      <w:r w:rsidRPr="0006263E">
        <w:rPr>
          <w:rFonts w:ascii="仿宋" w:eastAsia="仿宋" w:hAnsi="仿宋" w:hint="eastAsia"/>
        </w:rPr>
        <w:t>ID出错的情况，但是还是会出现上述的</w:t>
      </w:r>
      <w:r w:rsidR="00B801C9" w:rsidRPr="0006263E">
        <w:rPr>
          <w:rFonts w:ascii="仿宋" w:eastAsia="仿宋" w:hAnsi="仿宋" w:hint="eastAsia"/>
        </w:rPr>
        <w:t>问题</w:t>
      </w:r>
      <w:r w:rsidRPr="0006263E">
        <w:rPr>
          <w:rFonts w:ascii="仿宋" w:eastAsia="仿宋" w:hAnsi="仿宋" w:hint="eastAsia"/>
        </w:rPr>
        <w:t>弹窗。）</w:t>
      </w:r>
    </w:p>
    <w:p w14:paraId="4368DC56" w14:textId="404B8C07" w:rsidR="00B801C9" w:rsidRPr="0006263E" w:rsidRDefault="00B801C9" w:rsidP="00B801C9">
      <w:pPr>
        <w:pStyle w:val="3"/>
        <w:numPr>
          <w:ilvl w:val="0"/>
          <w:numId w:val="8"/>
        </w:numPr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同一请求报文的应答报文内容不一致</w:t>
      </w:r>
    </w:p>
    <w:p w14:paraId="6A588678" w14:textId="77777777" w:rsidR="00B801C9" w:rsidRPr="0006263E" w:rsidRDefault="00B801C9" w:rsidP="00B801C9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013600000008005adf5015000107</w:t>
      </w:r>
    </w:p>
    <w:p w14:paraId="612BA90C" w14:textId="040B66A9" w:rsidR="00B801C9" w:rsidRPr="0006263E" w:rsidRDefault="00B801C9" w:rsidP="00B801C9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highlight w:val="yellow"/>
          <w:shd w:val="clear" w:color="auto" w:fill="EDEDFB"/>
        </w:rPr>
        <w:t>01360000000b005adffe07000000000000</w:t>
      </w:r>
    </w:p>
    <w:p w14:paraId="446E2129" w14:textId="4FFAEB79" w:rsidR="00B801C9" w:rsidRPr="0006263E" w:rsidRDefault="00B801C9" w:rsidP="00B801C9">
      <w:pPr>
        <w:rPr>
          <w:rFonts w:ascii="仿宋" w:eastAsia="仿宋" w:hAnsi="仿宋" w:cs="宋体"/>
          <w:color w:val="00007F"/>
          <w:kern w:val="0"/>
          <w:sz w:val="24"/>
          <w:szCs w:val="24"/>
          <w:shd w:val="clear" w:color="auto" w:fill="EDEDFB"/>
        </w:rPr>
      </w:pPr>
    </w:p>
    <w:p w14:paraId="71523D35" w14:textId="77777777" w:rsidR="00B801C9" w:rsidRPr="0006263E" w:rsidRDefault="00B801C9" w:rsidP="00B801C9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7F0000"/>
          <w:kern w:val="0"/>
          <w:sz w:val="24"/>
          <w:szCs w:val="24"/>
          <w:shd w:val="clear" w:color="auto" w:fill="FBEDED"/>
        </w:rPr>
        <w:t>01a300000008005adf5015000107</w:t>
      </w:r>
    </w:p>
    <w:p w14:paraId="68286908" w14:textId="33AC82AB" w:rsidR="00B801C9" w:rsidRPr="0006263E" w:rsidRDefault="00B801C9" w:rsidP="00FD65C3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06263E">
        <w:rPr>
          <w:rFonts w:ascii="仿宋" w:eastAsia="仿宋" w:hAnsi="仿宋" w:cs="宋体"/>
          <w:color w:val="00007F"/>
          <w:kern w:val="0"/>
          <w:sz w:val="24"/>
          <w:szCs w:val="24"/>
          <w:highlight w:val="yellow"/>
          <w:shd w:val="clear" w:color="auto" w:fill="EDEDFB"/>
        </w:rPr>
        <w:t>01a30000000b005adffe07000002000000</w:t>
      </w:r>
    </w:p>
    <w:p w14:paraId="2D47B379" w14:textId="089E2F44" w:rsidR="00B801C9" w:rsidRPr="0006263E" w:rsidRDefault="00B801C9" w:rsidP="00FD65C3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 w:hint="eastAsia"/>
        </w:rPr>
        <w:t>这个</w:t>
      </w:r>
      <w:r w:rsidR="00FD65C3" w:rsidRPr="0006263E">
        <w:rPr>
          <w:rFonts w:ascii="仿宋" w:eastAsia="仿宋" w:hAnsi="仿宋" w:hint="eastAsia"/>
        </w:rPr>
        <w:t>是在</w:t>
      </w:r>
      <w:r w:rsidRPr="0006263E">
        <w:rPr>
          <w:rFonts w:ascii="仿宋" w:eastAsia="仿宋" w:hAnsi="仿宋" w:hint="eastAsia"/>
        </w:rPr>
        <w:t>对于0</w:t>
      </w:r>
      <w:r w:rsidRPr="0006263E">
        <w:rPr>
          <w:rFonts w:ascii="仿宋" w:eastAsia="仿宋" w:hAnsi="仿宋"/>
        </w:rPr>
        <w:t>x50</w:t>
      </w:r>
      <w:r w:rsidRPr="0006263E">
        <w:rPr>
          <w:rFonts w:ascii="仿宋" w:eastAsia="仿宋" w:hAnsi="仿宋" w:hint="eastAsia"/>
        </w:rPr>
        <w:t>功能码分析的过程中发现的内容。</w:t>
      </w:r>
    </w:p>
    <w:p w14:paraId="50F6EA79" w14:textId="2B8E11E1" w:rsidR="00B83936" w:rsidRPr="0006263E" w:rsidRDefault="00B83936" w:rsidP="00FD65C3">
      <w:pPr>
        <w:ind w:firstLine="360"/>
        <w:rPr>
          <w:rFonts w:ascii="仿宋" w:eastAsia="仿宋" w:hAnsi="仿宋"/>
        </w:rPr>
      </w:pPr>
    </w:p>
    <w:p w14:paraId="0450AA20" w14:textId="3C26061E" w:rsidR="00B83936" w:rsidRDefault="000313EF" w:rsidP="000313EF">
      <w:pPr>
        <w:pStyle w:val="3"/>
        <w:numPr>
          <w:ilvl w:val="0"/>
          <w:numId w:val="8"/>
        </w:numPr>
        <w:rPr>
          <w:rFonts w:ascii="仿宋" w:eastAsia="仿宋" w:hAnsi="仿宋"/>
        </w:rPr>
      </w:pPr>
      <w:r>
        <w:rPr>
          <w:rFonts w:ascii="仿宋" w:eastAsia="仿宋" w:hAnsi="仿宋"/>
        </w:rPr>
        <w:t>.class</w:t>
      </w:r>
      <w:r>
        <w:rPr>
          <w:rFonts w:ascii="仿宋" w:eastAsia="仿宋" w:hAnsi="仿宋" w:hint="eastAsia"/>
        </w:rPr>
        <w:t>的一些内容</w:t>
      </w:r>
    </w:p>
    <w:p w14:paraId="29D99F47" w14:textId="173BFA5E" w:rsidR="000313EF" w:rsidRDefault="000313EF" w:rsidP="00FD65C3">
      <w:pPr>
        <w:ind w:firstLine="360"/>
        <w:rPr>
          <w:rFonts w:ascii="仿宋" w:eastAsia="仿宋" w:hAnsi="仿宋"/>
        </w:rPr>
      </w:pPr>
      <w:r w:rsidRPr="000313EF">
        <w:rPr>
          <w:rFonts w:ascii="仿宋" w:eastAsia="仿宋" w:hAnsi="仿宋"/>
          <w:noProof/>
        </w:rPr>
        <w:drawing>
          <wp:inline distT="0" distB="0" distL="0" distR="0" wp14:anchorId="1A48A14D" wp14:editId="6F60D6C5">
            <wp:extent cx="3277057" cy="203863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AF2D" w14:textId="22299685" w:rsidR="00496291" w:rsidRPr="0006263E" w:rsidRDefault="00496291" w:rsidP="00FD65C3">
      <w:pPr>
        <w:ind w:firstLine="36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猜测：其实很有可能将Web服务的一些功能给砍掉了，因为这个对于分析UMAS私有协议的内容是有帮助的，所以很多页面都是那种不存在的现象。</w:t>
      </w:r>
    </w:p>
    <w:p w14:paraId="514286ED" w14:textId="7115BD1B" w:rsidR="00B83936" w:rsidRPr="0006263E" w:rsidRDefault="000E7CD4" w:rsidP="00FD65C3">
      <w:pPr>
        <w:ind w:firstLine="360"/>
        <w:rPr>
          <w:rFonts w:ascii="仿宋" w:eastAsia="仿宋" w:hAnsi="仿宋"/>
        </w:rPr>
      </w:pPr>
      <w:hyperlink r:id="rId88" w:history="1">
        <w:r w:rsidR="00D36C3F" w:rsidRPr="0006263E">
          <w:rPr>
            <w:rStyle w:val="ae"/>
            <w:rFonts w:ascii="仿宋" w:eastAsia="仿宋" w:hAnsi="仿宋"/>
          </w:rPr>
          <w:t>ftp://datastorage:datadownload@84.32.244.208</w:t>
        </w:r>
      </w:hyperlink>
    </w:p>
    <w:p w14:paraId="0FC61B3D" w14:textId="738EE545" w:rsidR="00D36C3F" w:rsidRPr="0006263E" w:rsidRDefault="004C0BAF" w:rsidP="00FD65C3">
      <w:pPr>
        <w:ind w:firstLine="360"/>
        <w:rPr>
          <w:rFonts w:ascii="仿宋" w:eastAsia="仿宋" w:hAnsi="仿宋"/>
        </w:rPr>
      </w:pPr>
      <w:r w:rsidRPr="0006263E">
        <w:rPr>
          <w:rFonts w:ascii="仿宋" w:eastAsia="仿宋" w:hAnsi="仿宋"/>
        </w:rPr>
        <w:t>https://blog.csdn.net/weixin_26766909/article/details/113369053</w:t>
      </w:r>
    </w:p>
    <w:sectPr w:rsidR="00D36C3F" w:rsidRPr="0006263E">
      <w:headerReference w:type="default" r:id="rId89"/>
      <w:footerReference w:type="default" r:id="rId9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Moore Jusin" w:date="2022-04-13T11:14:00Z" w:initials="MJ">
    <w:p w14:paraId="27C60939" w14:textId="275F3CF6" w:rsidR="006B1F12" w:rsidRDefault="006B1F1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是可以的，可以通过临时协商session</w:t>
      </w:r>
      <w:r>
        <w:t xml:space="preserve"> </w:t>
      </w:r>
      <w:r>
        <w:rPr>
          <w:rFonts w:hint="eastAsia"/>
        </w:rPr>
        <w:t>ID，但是不清楚是否可以hook原先的通信过程，因为脚本建立的是另外一个链接</w:t>
      </w:r>
    </w:p>
  </w:comment>
  <w:comment w:id="4" w:author="Moore Jusin" w:date="2022-04-14T10:58:00Z" w:initials="MJ">
    <w:p w14:paraId="4FE2E9D2" w14:textId="0305D24E" w:rsidR="008C6AD3" w:rsidRDefault="008C6AD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还有就是在设备已经被control</w:t>
      </w:r>
      <w:r>
        <w:t xml:space="preserve"> </w:t>
      </w:r>
      <w:r>
        <w:rPr>
          <w:rFonts w:hint="eastAsia"/>
        </w:rPr>
        <w:t>expert连接的过程中是不能重新协商的</w:t>
      </w:r>
    </w:p>
  </w:comment>
  <w:comment w:id="5" w:author="Moore Jusin" w:date="2022-04-13T11:16:00Z" w:initials="MJ">
    <w:p w14:paraId="0BB278DF" w14:textId="7BFCE371" w:rsidR="006B1F12" w:rsidRDefault="006B1F1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目前已经测试过0x</w:t>
      </w:r>
      <w:r>
        <w:t>12</w:t>
      </w:r>
      <w:r>
        <w:rPr>
          <w:rFonts w:hint="eastAsia"/>
        </w:rPr>
        <w:t>、0x</w:t>
      </w:r>
      <w:r>
        <w:t>40</w:t>
      </w:r>
      <w:r>
        <w:rPr>
          <w:rFonts w:hint="eastAsia"/>
        </w:rPr>
        <w:t>、0</w:t>
      </w:r>
      <w:r>
        <w:t>x41</w:t>
      </w:r>
      <w:r>
        <w:rPr>
          <w:rFonts w:hint="eastAsia"/>
        </w:rPr>
        <w:t>，都能有效规避，结果为出现0</w:t>
      </w:r>
      <w:r>
        <w:t>xfd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C60939" w15:done="0"/>
  <w15:commentEx w15:paraId="4FE2E9D2" w15:paraIdParent="27C60939" w15:done="0"/>
  <w15:commentEx w15:paraId="0BB278D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12F2D" w16cex:dateUtc="2022-04-13T03:14:00Z"/>
  <w16cex:commentExtensible w16cex:durableId="26027CE7" w16cex:dateUtc="2022-04-14T02:58:00Z"/>
  <w16cex:commentExtensible w16cex:durableId="26012F83" w16cex:dateUtc="2022-04-13T03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C60939" w16cid:durableId="26012F2D"/>
  <w16cid:commentId w16cid:paraId="4FE2E9D2" w16cid:durableId="26027CE7"/>
  <w16cid:commentId w16cid:paraId="0BB278DF" w16cid:durableId="26012F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B9780" w14:textId="77777777" w:rsidR="00EE396D" w:rsidRDefault="00EE396D" w:rsidP="00183F66">
      <w:r>
        <w:separator/>
      </w:r>
    </w:p>
  </w:endnote>
  <w:endnote w:type="continuationSeparator" w:id="0">
    <w:p w14:paraId="4107A95B" w14:textId="77777777" w:rsidR="00EE396D" w:rsidRDefault="00EE396D" w:rsidP="00183F66">
      <w:r>
        <w:continuationSeparator/>
      </w:r>
    </w:p>
  </w:endnote>
  <w:endnote w:type="continuationNotice" w:id="1">
    <w:p w14:paraId="4F9F2C6E" w14:textId="77777777" w:rsidR="000979D5" w:rsidRDefault="000979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BBA79" w14:textId="77777777" w:rsidR="000979D5" w:rsidRDefault="000979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40203" w14:textId="77777777" w:rsidR="00EE396D" w:rsidRDefault="00EE396D" w:rsidP="00183F66">
      <w:r>
        <w:separator/>
      </w:r>
    </w:p>
  </w:footnote>
  <w:footnote w:type="continuationSeparator" w:id="0">
    <w:p w14:paraId="7E9F5E7D" w14:textId="77777777" w:rsidR="00EE396D" w:rsidRDefault="00EE396D" w:rsidP="00183F66">
      <w:r>
        <w:continuationSeparator/>
      </w:r>
    </w:p>
  </w:footnote>
  <w:footnote w:type="continuationNotice" w:id="1">
    <w:p w14:paraId="0AF82544" w14:textId="77777777" w:rsidR="000979D5" w:rsidRDefault="000979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97D86" w14:textId="77777777" w:rsidR="000979D5" w:rsidRDefault="000979D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4584"/>
    <w:multiLevelType w:val="hybridMultilevel"/>
    <w:tmpl w:val="449C753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7131050"/>
    <w:multiLevelType w:val="hybridMultilevel"/>
    <w:tmpl w:val="226E41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D97811"/>
    <w:multiLevelType w:val="hybridMultilevel"/>
    <w:tmpl w:val="C3DED23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A124B7"/>
    <w:multiLevelType w:val="hybridMultilevel"/>
    <w:tmpl w:val="48880F54"/>
    <w:lvl w:ilvl="0" w:tplc="C2805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AA29A7"/>
    <w:multiLevelType w:val="hybridMultilevel"/>
    <w:tmpl w:val="434E7B30"/>
    <w:lvl w:ilvl="0" w:tplc="C2805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042926"/>
    <w:multiLevelType w:val="hybridMultilevel"/>
    <w:tmpl w:val="0DC46F1E"/>
    <w:lvl w:ilvl="0" w:tplc="463267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0C1E4A"/>
    <w:multiLevelType w:val="hybridMultilevel"/>
    <w:tmpl w:val="E9D06C32"/>
    <w:lvl w:ilvl="0" w:tplc="8D0A2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57330B"/>
    <w:multiLevelType w:val="hybridMultilevel"/>
    <w:tmpl w:val="C3DED234"/>
    <w:lvl w:ilvl="0" w:tplc="D708F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1B67FE"/>
    <w:multiLevelType w:val="hybridMultilevel"/>
    <w:tmpl w:val="D1DC80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CA6704"/>
    <w:multiLevelType w:val="hybridMultilevel"/>
    <w:tmpl w:val="C3DED23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02872980">
    <w:abstractNumId w:val="5"/>
  </w:num>
  <w:num w:numId="2" w16cid:durableId="715588199">
    <w:abstractNumId w:val="6"/>
  </w:num>
  <w:num w:numId="3" w16cid:durableId="1519543131">
    <w:abstractNumId w:val="8"/>
  </w:num>
  <w:num w:numId="4" w16cid:durableId="1749768004">
    <w:abstractNumId w:val="1"/>
  </w:num>
  <w:num w:numId="5" w16cid:durableId="755251005">
    <w:abstractNumId w:val="7"/>
  </w:num>
  <w:num w:numId="6" w16cid:durableId="1976132400">
    <w:abstractNumId w:val="4"/>
  </w:num>
  <w:num w:numId="7" w16cid:durableId="935479290">
    <w:abstractNumId w:val="0"/>
  </w:num>
  <w:num w:numId="8" w16cid:durableId="1033119313">
    <w:abstractNumId w:val="3"/>
  </w:num>
  <w:num w:numId="9" w16cid:durableId="34472056">
    <w:abstractNumId w:val="2"/>
  </w:num>
  <w:num w:numId="10" w16cid:durableId="1275794884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oore Jusin">
    <w15:presenceInfo w15:providerId="Windows Live" w15:userId="81060de4c57a47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D8"/>
    <w:rsid w:val="00007D5C"/>
    <w:rsid w:val="00020E8C"/>
    <w:rsid w:val="00022AF1"/>
    <w:rsid w:val="000313EF"/>
    <w:rsid w:val="00052986"/>
    <w:rsid w:val="0006263E"/>
    <w:rsid w:val="00063A87"/>
    <w:rsid w:val="0008248A"/>
    <w:rsid w:val="000979D5"/>
    <w:rsid w:val="000C01AB"/>
    <w:rsid w:val="000C40A3"/>
    <w:rsid w:val="000D6646"/>
    <w:rsid w:val="000D7C5F"/>
    <w:rsid w:val="000E7CD4"/>
    <w:rsid w:val="000E7F07"/>
    <w:rsid w:val="001066C7"/>
    <w:rsid w:val="00120964"/>
    <w:rsid w:val="001403CE"/>
    <w:rsid w:val="00155C81"/>
    <w:rsid w:val="00170A6B"/>
    <w:rsid w:val="00183F66"/>
    <w:rsid w:val="00184087"/>
    <w:rsid w:val="00191D94"/>
    <w:rsid w:val="00191DFE"/>
    <w:rsid w:val="00197375"/>
    <w:rsid w:val="001A50A5"/>
    <w:rsid w:val="001D5F86"/>
    <w:rsid w:val="001E7B33"/>
    <w:rsid w:val="001F53FF"/>
    <w:rsid w:val="00213EAB"/>
    <w:rsid w:val="002161D8"/>
    <w:rsid w:val="00216E2F"/>
    <w:rsid w:val="00226B1F"/>
    <w:rsid w:val="0025582A"/>
    <w:rsid w:val="0025584D"/>
    <w:rsid w:val="00277B37"/>
    <w:rsid w:val="00283575"/>
    <w:rsid w:val="002D1377"/>
    <w:rsid w:val="002F1D38"/>
    <w:rsid w:val="002F71B1"/>
    <w:rsid w:val="00320C9D"/>
    <w:rsid w:val="0035274B"/>
    <w:rsid w:val="00371ABE"/>
    <w:rsid w:val="003757CC"/>
    <w:rsid w:val="00383B57"/>
    <w:rsid w:val="003A1FFB"/>
    <w:rsid w:val="003F5F8E"/>
    <w:rsid w:val="003F679A"/>
    <w:rsid w:val="00401337"/>
    <w:rsid w:val="004079E9"/>
    <w:rsid w:val="0043072F"/>
    <w:rsid w:val="004573AE"/>
    <w:rsid w:val="00470811"/>
    <w:rsid w:val="0048518E"/>
    <w:rsid w:val="00490679"/>
    <w:rsid w:val="00496291"/>
    <w:rsid w:val="004B14BF"/>
    <w:rsid w:val="004B1882"/>
    <w:rsid w:val="004B22DF"/>
    <w:rsid w:val="004C0BAF"/>
    <w:rsid w:val="004D4580"/>
    <w:rsid w:val="004E029F"/>
    <w:rsid w:val="004E0AAB"/>
    <w:rsid w:val="00501D49"/>
    <w:rsid w:val="00517564"/>
    <w:rsid w:val="00544693"/>
    <w:rsid w:val="00560182"/>
    <w:rsid w:val="00562118"/>
    <w:rsid w:val="00567DD5"/>
    <w:rsid w:val="0057105C"/>
    <w:rsid w:val="00576478"/>
    <w:rsid w:val="00581182"/>
    <w:rsid w:val="005A18FC"/>
    <w:rsid w:val="005D2E69"/>
    <w:rsid w:val="005D70A1"/>
    <w:rsid w:val="005E280F"/>
    <w:rsid w:val="006314A0"/>
    <w:rsid w:val="006465CB"/>
    <w:rsid w:val="00676E8A"/>
    <w:rsid w:val="006854DA"/>
    <w:rsid w:val="00693A8C"/>
    <w:rsid w:val="006A0199"/>
    <w:rsid w:val="006B1F12"/>
    <w:rsid w:val="006C190D"/>
    <w:rsid w:val="006C1CC8"/>
    <w:rsid w:val="006D4299"/>
    <w:rsid w:val="006E6138"/>
    <w:rsid w:val="00701E3E"/>
    <w:rsid w:val="00703C4A"/>
    <w:rsid w:val="00760162"/>
    <w:rsid w:val="007703FA"/>
    <w:rsid w:val="00775338"/>
    <w:rsid w:val="00776673"/>
    <w:rsid w:val="0078531E"/>
    <w:rsid w:val="00785D13"/>
    <w:rsid w:val="007933AD"/>
    <w:rsid w:val="0079719C"/>
    <w:rsid w:val="007A4890"/>
    <w:rsid w:val="007A7865"/>
    <w:rsid w:val="007F5786"/>
    <w:rsid w:val="00804AC5"/>
    <w:rsid w:val="0081513E"/>
    <w:rsid w:val="00816AF5"/>
    <w:rsid w:val="008545C2"/>
    <w:rsid w:val="00856C7F"/>
    <w:rsid w:val="00860D96"/>
    <w:rsid w:val="008C6AD3"/>
    <w:rsid w:val="008E505B"/>
    <w:rsid w:val="00906629"/>
    <w:rsid w:val="00907F12"/>
    <w:rsid w:val="00911F4C"/>
    <w:rsid w:val="00917F23"/>
    <w:rsid w:val="009206FE"/>
    <w:rsid w:val="0095164D"/>
    <w:rsid w:val="0095377C"/>
    <w:rsid w:val="0095489F"/>
    <w:rsid w:val="00992944"/>
    <w:rsid w:val="009A185D"/>
    <w:rsid w:val="009C01AE"/>
    <w:rsid w:val="009C42B9"/>
    <w:rsid w:val="009E4F03"/>
    <w:rsid w:val="009F3811"/>
    <w:rsid w:val="009F4850"/>
    <w:rsid w:val="00A0654C"/>
    <w:rsid w:val="00A23137"/>
    <w:rsid w:val="00A251C4"/>
    <w:rsid w:val="00A31C03"/>
    <w:rsid w:val="00A53436"/>
    <w:rsid w:val="00A57A09"/>
    <w:rsid w:val="00A635BA"/>
    <w:rsid w:val="00A73403"/>
    <w:rsid w:val="00A77E43"/>
    <w:rsid w:val="00A918E4"/>
    <w:rsid w:val="00A934BB"/>
    <w:rsid w:val="00B02BBF"/>
    <w:rsid w:val="00B051FF"/>
    <w:rsid w:val="00B23217"/>
    <w:rsid w:val="00B4078A"/>
    <w:rsid w:val="00B57F68"/>
    <w:rsid w:val="00B663B1"/>
    <w:rsid w:val="00B70356"/>
    <w:rsid w:val="00B75951"/>
    <w:rsid w:val="00B77392"/>
    <w:rsid w:val="00B801C9"/>
    <w:rsid w:val="00B83936"/>
    <w:rsid w:val="00B92901"/>
    <w:rsid w:val="00B92CA1"/>
    <w:rsid w:val="00B97290"/>
    <w:rsid w:val="00BC066D"/>
    <w:rsid w:val="00BC235B"/>
    <w:rsid w:val="00BC7C24"/>
    <w:rsid w:val="00BD599D"/>
    <w:rsid w:val="00C01E77"/>
    <w:rsid w:val="00C03A57"/>
    <w:rsid w:val="00C105D4"/>
    <w:rsid w:val="00C223C8"/>
    <w:rsid w:val="00C360F2"/>
    <w:rsid w:val="00C439CC"/>
    <w:rsid w:val="00C44483"/>
    <w:rsid w:val="00C76C58"/>
    <w:rsid w:val="00C92B17"/>
    <w:rsid w:val="00CA3899"/>
    <w:rsid w:val="00CE44DA"/>
    <w:rsid w:val="00D07F3D"/>
    <w:rsid w:val="00D11727"/>
    <w:rsid w:val="00D20FD2"/>
    <w:rsid w:val="00D21365"/>
    <w:rsid w:val="00D32177"/>
    <w:rsid w:val="00D34B6D"/>
    <w:rsid w:val="00D36C3F"/>
    <w:rsid w:val="00D54179"/>
    <w:rsid w:val="00D633C7"/>
    <w:rsid w:val="00D846B7"/>
    <w:rsid w:val="00D930FB"/>
    <w:rsid w:val="00DA215F"/>
    <w:rsid w:val="00DC5591"/>
    <w:rsid w:val="00DD70D1"/>
    <w:rsid w:val="00E10BA0"/>
    <w:rsid w:val="00E24520"/>
    <w:rsid w:val="00E31220"/>
    <w:rsid w:val="00E44253"/>
    <w:rsid w:val="00E67296"/>
    <w:rsid w:val="00E71E35"/>
    <w:rsid w:val="00EB5C32"/>
    <w:rsid w:val="00EB7057"/>
    <w:rsid w:val="00ED24E8"/>
    <w:rsid w:val="00EE396D"/>
    <w:rsid w:val="00F04E8F"/>
    <w:rsid w:val="00F30851"/>
    <w:rsid w:val="00F406D9"/>
    <w:rsid w:val="00F47074"/>
    <w:rsid w:val="00F624D4"/>
    <w:rsid w:val="00F81256"/>
    <w:rsid w:val="00FA1B8B"/>
    <w:rsid w:val="00FA3451"/>
    <w:rsid w:val="00FA6AA8"/>
    <w:rsid w:val="00FA77D5"/>
    <w:rsid w:val="00FB0D39"/>
    <w:rsid w:val="00FB22A6"/>
    <w:rsid w:val="00FD337A"/>
    <w:rsid w:val="00FD65C3"/>
    <w:rsid w:val="00FF0B61"/>
    <w:rsid w:val="00FF1F90"/>
    <w:rsid w:val="00FF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0EC113"/>
  <w15:chartTrackingRefBased/>
  <w15:docId w15:val="{1CE41362-0CCC-409B-814C-75DA6F1BE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3F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3F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3F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3F6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3F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3F6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3F6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83F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83F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83F66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5584D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C360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6B1F12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6B1F12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6B1F12"/>
  </w:style>
  <w:style w:type="paragraph" w:styleId="ac">
    <w:name w:val="annotation subject"/>
    <w:basedOn w:val="aa"/>
    <w:next w:val="aa"/>
    <w:link w:val="ad"/>
    <w:uiPriority w:val="99"/>
    <w:semiHidden/>
    <w:unhideWhenUsed/>
    <w:rsid w:val="006B1F12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6B1F12"/>
    <w:rPr>
      <w:b/>
      <w:bCs/>
    </w:rPr>
  </w:style>
  <w:style w:type="character" w:styleId="ae">
    <w:name w:val="Hyperlink"/>
    <w:basedOn w:val="a0"/>
    <w:uiPriority w:val="99"/>
    <w:unhideWhenUsed/>
    <w:rsid w:val="00D36C3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36C3F"/>
    <w:rPr>
      <w:color w:val="605E5C"/>
      <w:shd w:val="clear" w:color="auto" w:fill="E1DFDD"/>
    </w:rPr>
  </w:style>
  <w:style w:type="paragraph" w:styleId="af0">
    <w:name w:val="Revision"/>
    <w:hidden/>
    <w:uiPriority w:val="99"/>
    <w:semiHidden/>
    <w:rsid w:val="000979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omments" Target="comments.xml"/><Relationship Id="rId39" Type="http://schemas.openxmlformats.org/officeDocument/2006/relationships/image" Target="media/image28.emf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microsoft.com/office/2018/08/relationships/commentsExtensible" Target="commentsExtensible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1/relationships/commentsExtended" Target="commentsExtended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image" Target="media/image37.png"/><Relationship Id="rId56" Type="http://schemas.openxmlformats.org/officeDocument/2006/relationships/image" Target="media/image45.emf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0.emf"/><Relationship Id="rId54" Type="http://schemas.openxmlformats.org/officeDocument/2006/relationships/image" Target="media/image43.emf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hyperlink" Target="ftp://datastorage:datadownload@84.32.244.208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6/09/relationships/commentsIds" Target="commentsIds.xm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emf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emf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5C282-35A2-4DE7-8416-5735DBAA9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1018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 Jusin</dc:creator>
  <cp:keywords/>
  <dc:description/>
  <cp:lastModifiedBy>Long Nick</cp:lastModifiedBy>
  <cp:revision>2</cp:revision>
  <dcterms:created xsi:type="dcterms:W3CDTF">2022-05-17T06:57:00Z</dcterms:created>
  <dcterms:modified xsi:type="dcterms:W3CDTF">2022-05-17T06:57:00Z</dcterms:modified>
</cp:coreProperties>
</file>